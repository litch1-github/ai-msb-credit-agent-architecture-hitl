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7B3DF3" w14:textId="77777777" w:rsidR="007C6876" w:rsidRDefault="007C6876"/>
    <w:p w14:paraId="0F045644" w14:textId="77777777" w:rsidR="007C6876" w:rsidRPr="008675F7" w:rsidRDefault="007C6876" w:rsidP="007C6876">
      <w:pPr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44"/>
          <w:szCs w:val="44"/>
          <w:lang w:val="en-US" w:eastAsia="ru-RU"/>
        </w:rPr>
      </w:pPr>
      <w:bookmarkStart w:id="0" w:name="_Hlk231363588"/>
      <w:bookmarkStart w:id="1" w:name="_Hlk231363358"/>
      <w:r w:rsidRPr="007C687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1. Общие сведения о проекте</w:t>
      </w:r>
      <w:bookmarkEnd w:id="0"/>
    </w:p>
    <w:bookmarkEnd w:id="1"/>
    <w:p w14:paraId="346E3104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25B36C8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0513F59" w14:textId="77777777" w:rsidR="007C6876" w:rsidRPr="007C6876" w:rsidRDefault="007C6876" w:rsidP="007C6876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52"/>
          <w:szCs w:val="52"/>
          <w:lang w:eastAsia="ru-RU"/>
        </w:rPr>
      </w:pPr>
      <w:bookmarkStart w:id="2" w:name="_Hlk234733554"/>
      <w:r w:rsidRPr="007C68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1.1 Глоссарий</w:t>
      </w:r>
    </w:p>
    <w:p w14:paraId="47F7DEA6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3"/>
        <w:gridCol w:w="7132"/>
      </w:tblGrid>
      <w:tr w:rsidR="007C6876" w:rsidRPr="007C6876" w14:paraId="188DD809" w14:textId="77777777" w:rsidTr="007E7709">
        <w:trPr>
          <w:tblHeader/>
        </w:trPr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B256251" w14:textId="77777777" w:rsidR="007C6876" w:rsidRPr="007C6876" w:rsidRDefault="007C6876" w:rsidP="007C6876">
            <w:pPr>
              <w:rPr>
                <w:rFonts w:ascii="Times New Roman" w:hAnsi="Times New Roman" w:cs="Times New Roman"/>
                <w:b/>
                <w:bCs/>
              </w:rPr>
            </w:pPr>
            <w:r w:rsidRPr="007C6876">
              <w:rPr>
                <w:rFonts w:ascii="Times New Roman" w:hAnsi="Times New Roman" w:cs="Times New Roman"/>
                <w:b/>
                <w:bCs/>
              </w:rPr>
              <w:t>Термин / Система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43962BE" w14:textId="77777777" w:rsidR="007C6876" w:rsidRPr="007C6876" w:rsidRDefault="007C6876" w:rsidP="007C6876">
            <w:pPr>
              <w:rPr>
                <w:rFonts w:ascii="Times New Roman" w:hAnsi="Times New Roman" w:cs="Times New Roman"/>
                <w:b/>
                <w:bCs/>
              </w:rPr>
            </w:pPr>
            <w:r w:rsidRPr="007C6876">
              <w:rPr>
                <w:rFonts w:ascii="Times New Roman" w:hAnsi="Times New Roman" w:cs="Times New Roman"/>
                <w:b/>
                <w:bCs/>
              </w:rPr>
              <w:t>Назначение и определение</w:t>
            </w:r>
          </w:p>
        </w:tc>
      </w:tr>
      <w:tr w:rsidR="007C6876" w:rsidRPr="007C6876" w14:paraId="33476B8C" w14:textId="77777777" w:rsidTr="007E7709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4A58FEA" w14:textId="77777777" w:rsidR="007C6876" w:rsidRPr="007C6876" w:rsidRDefault="007C6876" w:rsidP="007C6876">
            <w:pPr>
              <w:rPr>
                <w:rFonts w:ascii="Times New Roman" w:hAnsi="Times New Roman" w:cs="Times New Roman"/>
                <w:lang w:val="en-US"/>
              </w:rPr>
            </w:pPr>
            <w:r w:rsidRPr="007C6876">
              <w:rPr>
                <w:rFonts w:ascii="Times New Roman" w:hAnsi="Times New Roman" w:cs="Times New Roman"/>
                <w:lang w:val="en-US"/>
              </w:rPr>
              <w:t>HITL (Human-in-the-Loop)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E8EB1CA" w14:textId="77777777" w:rsidR="007C6876" w:rsidRPr="007C6876" w:rsidRDefault="007C6876" w:rsidP="007C6876">
            <w:pPr>
              <w:rPr>
                <w:rFonts w:ascii="Times New Roman" w:hAnsi="Times New Roman" w:cs="Times New Roman"/>
              </w:rPr>
            </w:pPr>
            <w:r w:rsidRPr="007C6876">
              <w:rPr>
                <w:rFonts w:ascii="Times New Roman" w:hAnsi="Times New Roman" w:cs="Times New Roman"/>
              </w:rPr>
              <w:t>Механизм обязательного участия человека-эксперта (андеррайтера, риск-менеджера) в принятии критических решений на ключевых этапах обработки кредитной заявки AI-агентами. Реализуется через точки валидации (Decision Points) с блокировкой автоматического исполнения до получения подтверждения.</w:t>
            </w:r>
          </w:p>
        </w:tc>
      </w:tr>
      <w:tr w:rsidR="00C874F5" w:rsidRPr="0005072C" w14:paraId="02F5E142" w14:textId="77777777" w:rsidTr="007E7709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0F9C65A1" w14:textId="4F33C3AC" w:rsidR="00C874F5" w:rsidRPr="007C6876" w:rsidRDefault="00C874F5" w:rsidP="007C6876">
            <w:pPr>
              <w:rPr>
                <w:rFonts w:ascii="Times New Roman" w:hAnsi="Times New Roman" w:cs="Times New Roman"/>
                <w:lang w:val="en-US"/>
              </w:rPr>
            </w:pPr>
            <w:r w:rsidRPr="00C874F5">
              <w:rPr>
                <w:rFonts w:ascii="Times New Roman" w:hAnsi="Times New Roman" w:cs="Times New Roman"/>
                <w:lang w:val="en-US"/>
              </w:rPr>
              <w:t>H</w:t>
            </w:r>
            <w:r>
              <w:rPr>
                <w:rFonts w:ascii="Times New Roman" w:hAnsi="Times New Roman" w:cs="Times New Roman"/>
                <w:lang w:val="en-US"/>
              </w:rPr>
              <w:t>O</w:t>
            </w:r>
            <w:r w:rsidRPr="00C874F5">
              <w:rPr>
                <w:rFonts w:ascii="Times New Roman" w:hAnsi="Times New Roman" w:cs="Times New Roman"/>
                <w:lang w:val="en-US"/>
              </w:rPr>
              <w:t>TL (Human-</w:t>
            </w:r>
            <w:r>
              <w:rPr>
                <w:rFonts w:ascii="Times New Roman" w:hAnsi="Times New Roman" w:cs="Times New Roman"/>
                <w:lang w:val="en-US"/>
              </w:rPr>
              <w:t>o</w:t>
            </w:r>
            <w:r w:rsidRPr="00C874F5">
              <w:rPr>
                <w:rFonts w:ascii="Times New Roman" w:hAnsi="Times New Roman" w:cs="Times New Roman"/>
                <w:lang w:val="en-US"/>
              </w:rPr>
              <w:t>n-the-Loop)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7DF389AE" w14:textId="6B57AE6E" w:rsidR="00C874F5" w:rsidRPr="0005072C" w:rsidRDefault="0005072C" w:rsidP="00C874F5">
            <w:pPr>
              <w:tabs>
                <w:tab w:val="left" w:pos="4937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</w:t>
            </w:r>
            <w:r w:rsidR="00C874F5" w:rsidRPr="0005072C">
              <w:rPr>
                <w:rFonts w:ascii="Times New Roman" w:hAnsi="Times New Roman" w:cs="Times New Roman"/>
              </w:rPr>
              <w:t xml:space="preserve">ежим автономной работы </w:t>
            </w:r>
            <w:r w:rsidR="00C874F5" w:rsidRPr="00C874F5">
              <w:rPr>
                <w:rFonts w:ascii="Times New Roman" w:hAnsi="Times New Roman" w:cs="Times New Roman"/>
                <w:lang w:val="en-US"/>
              </w:rPr>
              <w:t>AI</w:t>
            </w:r>
            <w:r w:rsidR="00C874F5" w:rsidRPr="0005072C">
              <w:rPr>
                <w:rFonts w:ascii="Times New Roman" w:hAnsi="Times New Roman" w:cs="Times New Roman"/>
              </w:rPr>
              <w:t>-агента, при котором человек не участвует в каждом решении, а наблюдает за процессом и вмешивается только при возникновении аномалий или исключений (уров</w:t>
            </w:r>
            <w:r w:rsidR="00A47EE4">
              <w:rPr>
                <w:rFonts w:ascii="Times New Roman" w:hAnsi="Times New Roman" w:cs="Times New Roman"/>
              </w:rPr>
              <w:t>ень</w:t>
            </w:r>
            <w:r w:rsidR="00C874F5" w:rsidRPr="0005072C">
              <w:rPr>
                <w:rFonts w:ascii="Times New Roman" w:hAnsi="Times New Roman" w:cs="Times New Roman"/>
              </w:rPr>
              <w:t xml:space="preserve"> автономии </w:t>
            </w:r>
            <w:r w:rsidR="00C874F5" w:rsidRPr="00C874F5">
              <w:rPr>
                <w:rFonts w:ascii="Times New Roman" w:hAnsi="Times New Roman" w:cs="Times New Roman"/>
                <w:lang w:val="en-US"/>
              </w:rPr>
              <w:t>R</w:t>
            </w:r>
            <w:r w:rsidR="00C874F5" w:rsidRPr="0005072C">
              <w:rPr>
                <w:rFonts w:ascii="Times New Roman" w:hAnsi="Times New Roman" w:cs="Times New Roman"/>
              </w:rPr>
              <w:t>5).</w:t>
            </w:r>
          </w:p>
        </w:tc>
      </w:tr>
      <w:tr w:rsidR="007C6876" w:rsidRPr="007C6876" w14:paraId="646B0EE3" w14:textId="77777777" w:rsidTr="007E7709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5F5B98B" w14:textId="77777777" w:rsidR="007C6876" w:rsidRPr="007C6876" w:rsidRDefault="007C6876" w:rsidP="007C6876">
            <w:pPr>
              <w:rPr>
                <w:rFonts w:ascii="Times New Roman" w:hAnsi="Times New Roman" w:cs="Times New Roman"/>
              </w:rPr>
            </w:pPr>
            <w:r w:rsidRPr="007C6876">
              <w:rPr>
                <w:rFonts w:ascii="Times New Roman" w:hAnsi="Times New Roman" w:cs="Times New Roman"/>
              </w:rPr>
              <w:t>Decision 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EDBE19C" w14:textId="77777777" w:rsidR="007C6876" w:rsidRPr="007C6876" w:rsidRDefault="007C6876" w:rsidP="007C6876">
            <w:pPr>
              <w:rPr>
                <w:rFonts w:ascii="Times New Roman" w:hAnsi="Times New Roman" w:cs="Times New Roman"/>
              </w:rPr>
            </w:pPr>
            <w:r w:rsidRPr="007C6876">
              <w:rPr>
                <w:rFonts w:ascii="Times New Roman" w:hAnsi="Times New Roman" w:cs="Times New Roman"/>
              </w:rPr>
              <w:t>Карта точек принятия решений — структурированное описание 5 контрольных точек HITL в процессе обработки заявки, где автономия агента ограничивается и управление передаётся человеку.</w:t>
            </w:r>
          </w:p>
        </w:tc>
      </w:tr>
      <w:tr w:rsidR="007C6876" w:rsidRPr="007C6876" w14:paraId="079D2880" w14:textId="77777777" w:rsidTr="007E7709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A2705E9" w14:textId="77777777" w:rsidR="007C6876" w:rsidRPr="007C6876" w:rsidRDefault="007C6876" w:rsidP="007C6876">
            <w:pPr>
              <w:rPr>
                <w:rFonts w:ascii="Times New Roman" w:hAnsi="Times New Roman" w:cs="Times New Roman"/>
              </w:rPr>
            </w:pPr>
            <w:r w:rsidRPr="007C6876">
              <w:rPr>
                <w:rFonts w:ascii="Times New Roman" w:hAnsi="Times New Roman" w:cs="Times New Roman"/>
              </w:rPr>
              <w:t>R-level (R0–R5)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61AA79E" w14:textId="77777777" w:rsidR="007C6876" w:rsidRPr="007C6876" w:rsidRDefault="007C6876" w:rsidP="007C6876">
            <w:pPr>
              <w:rPr>
                <w:rFonts w:ascii="Times New Roman" w:hAnsi="Times New Roman" w:cs="Times New Roman"/>
              </w:rPr>
            </w:pPr>
            <w:r w:rsidRPr="007C6876">
              <w:rPr>
                <w:rFonts w:ascii="Times New Roman" w:hAnsi="Times New Roman" w:cs="Times New Roman"/>
              </w:rPr>
              <w:t>Риск-адаптивная лестница разрешений агента. Для HITL-критичных операций применяется R1 (только чтение + эскалация) или R2 (исполнение с обязательным подтверждением). R3 допускает auto-merge только при прохождении evals.</w:t>
            </w:r>
          </w:p>
        </w:tc>
      </w:tr>
      <w:tr w:rsidR="007C6876" w:rsidRPr="007C6876" w14:paraId="6305246E" w14:textId="77777777" w:rsidTr="007E7709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32770A5" w14:textId="77777777" w:rsidR="007C6876" w:rsidRPr="007C6876" w:rsidRDefault="007C6876" w:rsidP="007C6876">
            <w:pPr>
              <w:rPr>
                <w:rFonts w:ascii="Times New Roman" w:hAnsi="Times New Roman" w:cs="Times New Roman"/>
              </w:rPr>
            </w:pPr>
            <w:r w:rsidRPr="007C6876">
              <w:rPr>
                <w:rFonts w:ascii="Times New Roman" w:hAnsi="Times New Roman" w:cs="Times New Roman"/>
              </w:rPr>
              <w:t>Evidence Bundle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B1941FC" w14:textId="77777777" w:rsidR="007C6876" w:rsidRPr="007C6876" w:rsidRDefault="007C6876" w:rsidP="007C6876">
            <w:pPr>
              <w:rPr>
                <w:rFonts w:ascii="Times New Roman" w:hAnsi="Times New Roman" w:cs="Times New Roman"/>
              </w:rPr>
            </w:pPr>
            <w:r w:rsidRPr="007C6876">
              <w:rPr>
                <w:rFonts w:ascii="Times New Roman" w:hAnsi="Times New Roman" w:cs="Times New Roman"/>
              </w:rPr>
              <w:t>Пакет доказательств завершения агентной задачи, включающий артефакты для HITL-ревью: результаты evals, audit-лог, объяснение решения (explanation artifact), финансовый скоринг и риск-профиль.</w:t>
            </w:r>
          </w:p>
        </w:tc>
      </w:tr>
      <w:tr w:rsidR="007C6876" w:rsidRPr="007C6876" w14:paraId="5825EC1F" w14:textId="77777777" w:rsidTr="007E7709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7537F87" w14:textId="77777777" w:rsidR="007C6876" w:rsidRPr="007C6876" w:rsidRDefault="007C6876" w:rsidP="007C6876">
            <w:pPr>
              <w:rPr>
                <w:rFonts w:ascii="Times New Roman" w:hAnsi="Times New Roman" w:cs="Times New Roman"/>
              </w:rPr>
            </w:pPr>
            <w:r w:rsidRPr="007C6876">
              <w:rPr>
                <w:rFonts w:ascii="Times New Roman" w:hAnsi="Times New Roman" w:cs="Times New Roman"/>
              </w:rPr>
              <w:t>Policy Hook Bus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95049A4" w14:textId="77777777" w:rsidR="007C6876" w:rsidRPr="007C6876" w:rsidRDefault="007C6876" w:rsidP="007C6876">
            <w:pPr>
              <w:rPr>
                <w:rFonts w:ascii="Times New Roman" w:hAnsi="Times New Roman" w:cs="Times New Roman"/>
              </w:rPr>
            </w:pPr>
            <w:r w:rsidRPr="007C6876">
              <w:rPr>
                <w:rFonts w:ascii="Times New Roman" w:hAnsi="Times New Roman" w:cs="Times New Roman"/>
              </w:rPr>
              <w:t>Шина хуков политик (Policy as Code) — механизм принудительного исполнения правил безопасности и compliance, включая триггеры HITL-эскалации при превышении пороговых значений суммы или риск-скора.</w:t>
            </w:r>
          </w:p>
        </w:tc>
      </w:tr>
      <w:tr w:rsidR="007C6876" w:rsidRPr="007C6876" w14:paraId="71753EA8" w14:textId="77777777" w:rsidTr="007E7709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E04F68" w14:textId="77777777" w:rsidR="007C6876" w:rsidRPr="007C6876" w:rsidRDefault="007C6876" w:rsidP="007C6876">
            <w:pPr>
              <w:rPr>
                <w:rFonts w:ascii="Times New Roman" w:hAnsi="Times New Roman" w:cs="Times New Roman"/>
              </w:rPr>
            </w:pPr>
            <w:r w:rsidRPr="007C6876">
              <w:rPr>
                <w:rFonts w:ascii="Times New Roman" w:hAnsi="Times New Roman" w:cs="Times New Roman"/>
              </w:rPr>
              <w:t>Batch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532312" w14:textId="77777777" w:rsidR="007C6876" w:rsidRPr="007C6876" w:rsidRDefault="007C6876" w:rsidP="007C6876">
            <w:pPr>
              <w:rPr>
                <w:rFonts w:ascii="Times New Roman" w:hAnsi="Times New Roman" w:cs="Times New Roman"/>
              </w:rPr>
            </w:pPr>
            <w:r w:rsidRPr="007C6876">
              <w:rPr>
                <w:rFonts w:ascii="Times New Roman" w:hAnsi="Times New Roman" w:cs="Times New Roman"/>
              </w:rPr>
              <w:t>механизм H</w:t>
            </w:r>
            <w:r w:rsidRPr="007C6876">
              <w:rPr>
                <w:rFonts w:ascii="Times New Roman" w:hAnsi="Times New Roman" w:cs="Times New Roman"/>
                <w:lang w:val="en-US"/>
              </w:rPr>
              <w:t>ITL</w:t>
            </w:r>
            <w:r w:rsidRPr="007C6876">
              <w:rPr>
                <w:rFonts w:ascii="Times New Roman" w:hAnsi="Times New Roman" w:cs="Times New Roman"/>
              </w:rPr>
              <w:t>, при котором результаты нескольких низкорисковых автоматических действий агрегируются в единую задачу согласования для снижения количества ручных подтверждений и сокращения нагрузки на андеррайтера.</w:t>
            </w:r>
          </w:p>
        </w:tc>
      </w:tr>
      <w:tr w:rsidR="007C6876" w:rsidRPr="007C6876" w14:paraId="6F497797" w14:textId="77777777" w:rsidTr="007E7709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F19A0F" w14:textId="77777777" w:rsidR="007C6876" w:rsidRPr="007C6876" w:rsidRDefault="007C6876" w:rsidP="007C6876">
            <w:pPr>
              <w:rPr>
                <w:rFonts w:ascii="Times New Roman" w:hAnsi="Times New Roman" w:cs="Times New Roman"/>
              </w:rPr>
            </w:pPr>
            <w:r w:rsidRPr="007C6876">
              <w:rPr>
                <w:rFonts w:ascii="Times New Roman" w:hAnsi="Times New Roman" w:cs="Times New Roman"/>
              </w:rPr>
              <w:t>Approval Fatigue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B00200" w14:textId="77777777" w:rsidR="007C6876" w:rsidRPr="007C6876" w:rsidRDefault="007C6876" w:rsidP="007C6876">
            <w:pPr>
              <w:rPr>
                <w:rFonts w:ascii="Times New Roman" w:hAnsi="Times New Roman" w:cs="Times New Roman"/>
              </w:rPr>
            </w:pPr>
            <w:r w:rsidRPr="007C6876">
              <w:rPr>
                <w:rFonts w:ascii="Times New Roman" w:hAnsi="Times New Roman" w:cs="Times New Roman"/>
              </w:rPr>
              <w:t>Усталость от подтверждений — паттерн массового одобрения без проверки после 20+ запросов в сессии</w:t>
            </w:r>
          </w:p>
        </w:tc>
      </w:tr>
      <w:tr w:rsidR="007C6876" w:rsidRPr="007C6876" w14:paraId="10F2DA4E" w14:textId="77777777" w:rsidTr="007E770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7DC188" w14:textId="77777777" w:rsidR="007C6876" w:rsidRPr="007C6876" w:rsidRDefault="007C6876" w:rsidP="007C6876">
            <w:pPr>
              <w:rPr>
                <w:rFonts w:ascii="Times New Roman" w:hAnsi="Times New Roman" w:cs="Times New Roman"/>
              </w:rPr>
            </w:pPr>
            <w:r w:rsidRPr="007C6876">
              <w:rPr>
                <w:rFonts w:ascii="Times New Roman" w:hAnsi="Times New Roman" w:cs="Times New Roman"/>
              </w:rPr>
              <w:t>SDD (Specification-Driven Development)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766AFB" w14:textId="77777777" w:rsidR="007C6876" w:rsidRPr="007C6876" w:rsidRDefault="007C6876" w:rsidP="007C6876">
            <w:pPr>
              <w:rPr>
                <w:rFonts w:ascii="Times New Roman" w:hAnsi="Times New Roman" w:cs="Times New Roman"/>
              </w:rPr>
            </w:pPr>
            <w:r w:rsidRPr="007C6876">
              <w:rPr>
                <w:rFonts w:ascii="Times New Roman" w:hAnsi="Times New Roman" w:cs="Times New Roman"/>
              </w:rPr>
              <w:t>Машиночитаемая спецификация как контракт исполнения для агента</w:t>
            </w:r>
          </w:p>
        </w:tc>
      </w:tr>
      <w:tr w:rsidR="007E7709" w:rsidRPr="007C6876" w14:paraId="30BCBADF" w14:textId="77777777" w:rsidTr="007E770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6DF17F" w14:textId="39C8743F" w:rsidR="007E7709" w:rsidRPr="007E7709" w:rsidRDefault="007E7709" w:rsidP="007C6876">
            <w:pPr>
              <w:rPr>
                <w:rFonts w:ascii="Times New Roman" w:hAnsi="Times New Roman" w:cs="Times New Roman"/>
              </w:rPr>
            </w:pPr>
            <w:r w:rsidRPr="007E7709">
              <w:rPr>
                <w:rFonts w:ascii="Times New Roman" w:hAnsi="Times New Roman" w:cs="Times New Roman"/>
              </w:rPr>
              <w:t>Real-time Explainability Layer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D67114" w14:textId="44068A4D" w:rsidR="007E7709" w:rsidRPr="007C6876" w:rsidRDefault="007E7709" w:rsidP="007C68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</w:t>
            </w:r>
            <w:r w:rsidRPr="007E7709">
              <w:rPr>
                <w:rFonts w:ascii="Times New Roman" w:hAnsi="Times New Roman" w:cs="Times New Roman"/>
              </w:rPr>
              <w:t>рхитектурный компонент, генерирующий структурированное объяснение решений AI-агента в реальном времени для поддержки Human-in-the-Loop валидации. Включает использованные данные, вызванные инструменты, сработавшие политики и обоснование рекомендации агента.</w:t>
            </w:r>
          </w:p>
        </w:tc>
      </w:tr>
    </w:tbl>
    <w:p w14:paraId="4FADA1E0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ru-RU"/>
        </w:rPr>
      </w:pPr>
    </w:p>
    <w:p w14:paraId="5327E969" w14:textId="77777777" w:rsidR="007C6876" w:rsidRPr="007C6876" w:rsidRDefault="007C6876" w:rsidP="007C6876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52"/>
          <w:szCs w:val="52"/>
          <w:lang w:eastAsia="ru-RU"/>
        </w:rPr>
      </w:pPr>
      <w:r w:rsidRPr="007C68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1.2 Описание проекта</w:t>
      </w:r>
    </w:p>
    <w:p w14:paraId="3D325595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4F0A194F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5179BFEB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C6876">
        <w:rPr>
          <w:rFonts w:ascii="Times New Roman" w:eastAsia="Times New Roman" w:hAnsi="Times New Roman" w:cs="Times New Roman"/>
          <w:lang w:eastAsia="ru-RU"/>
        </w:rPr>
        <w:t>Проект решает проблему отсутствия структурированного механизма вовлечения человека в критические точки принятия решений AI-агентом при обработке кредитных заявок МСБ.</w:t>
      </w:r>
    </w:p>
    <w:p w14:paraId="46C47A81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C6876">
        <w:rPr>
          <w:rFonts w:ascii="Times New Roman" w:eastAsia="Times New Roman" w:hAnsi="Times New Roman" w:cs="Times New Roman"/>
          <w:lang w:eastAsia="ru-RU"/>
        </w:rPr>
        <w:t>Без HITL:</w:t>
      </w:r>
    </w:p>
    <w:p w14:paraId="7A9C826C" w14:textId="77777777" w:rsidR="007C6876" w:rsidRPr="007C6876" w:rsidRDefault="007C6876" w:rsidP="007C687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C6876">
        <w:rPr>
          <w:rFonts w:ascii="Times New Roman" w:eastAsia="Times New Roman" w:hAnsi="Times New Roman" w:cs="Times New Roman"/>
          <w:lang w:eastAsia="ru-RU"/>
        </w:rPr>
        <w:t>Агент либо полностью автономен (риск ошибок в критических решениях)</w:t>
      </w:r>
    </w:p>
    <w:p w14:paraId="61446816" w14:textId="77777777" w:rsidR="007C6876" w:rsidRPr="007C6876" w:rsidRDefault="007C6876" w:rsidP="007C687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C6876">
        <w:rPr>
          <w:rFonts w:ascii="Times New Roman" w:eastAsia="Times New Roman" w:hAnsi="Times New Roman" w:cs="Times New Roman"/>
          <w:lang w:eastAsia="ru-RU"/>
        </w:rPr>
        <w:t>Либо требует подтверждения каждого действия (усталость от подтверждений, потеря эффективности)</w:t>
      </w:r>
    </w:p>
    <w:p w14:paraId="185A01C4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C6876">
        <w:rPr>
          <w:rFonts w:ascii="Times New Roman" w:eastAsia="Times New Roman" w:hAnsi="Times New Roman" w:cs="Times New Roman"/>
          <w:lang w:eastAsia="ru-RU"/>
        </w:rPr>
        <w:t>С HITL:</w:t>
      </w:r>
    </w:p>
    <w:p w14:paraId="500273A6" w14:textId="77777777" w:rsidR="007C6876" w:rsidRPr="007C6876" w:rsidRDefault="007C6876" w:rsidP="007C687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C6876">
        <w:rPr>
          <w:rFonts w:ascii="Times New Roman" w:eastAsia="Times New Roman" w:hAnsi="Times New Roman" w:cs="Times New Roman"/>
          <w:lang w:eastAsia="ru-RU"/>
        </w:rPr>
        <w:t>Человек вовлекается только в точках с высокой критичностью/риском</w:t>
      </w:r>
    </w:p>
    <w:p w14:paraId="091B9108" w14:textId="77777777" w:rsidR="007C6876" w:rsidRPr="007C6876" w:rsidRDefault="007C6876" w:rsidP="007C687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bookmarkStart w:id="3" w:name="_Hlk235922907"/>
      <w:r w:rsidRPr="007C6876">
        <w:rPr>
          <w:rFonts w:ascii="Times New Roman" w:eastAsia="Times New Roman" w:hAnsi="Times New Roman" w:cs="Times New Roman"/>
          <w:lang w:eastAsia="ru-RU"/>
        </w:rPr>
        <w:t>Низкорисковые действия согласуются пакетно</w:t>
      </w:r>
    </w:p>
    <w:bookmarkEnd w:id="3"/>
    <w:p w14:paraId="01979EB3" w14:textId="77777777" w:rsidR="007C6876" w:rsidRPr="007C6876" w:rsidRDefault="007C6876" w:rsidP="007C687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C6876">
        <w:rPr>
          <w:rFonts w:ascii="Times New Roman" w:eastAsia="Times New Roman" w:hAnsi="Times New Roman" w:cs="Times New Roman"/>
          <w:lang w:eastAsia="ru-RU"/>
        </w:rPr>
        <w:t>Каждое действие сопровождается структурированным объяснением</w:t>
      </w:r>
    </w:p>
    <w:p w14:paraId="30AFF4BF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ru-RU"/>
        </w:rPr>
      </w:pPr>
    </w:p>
    <w:p w14:paraId="694D144F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C6876">
        <w:rPr>
          <w:rFonts w:ascii="Times New Roman" w:eastAsia="Times New Roman" w:hAnsi="Times New Roman" w:cs="Times New Roman"/>
          <w:lang w:eastAsia="ru-RU"/>
        </w:rPr>
        <w:t>Заказчиком работ выступает:</w:t>
      </w:r>
    </w:p>
    <w:p w14:paraId="4D1106A2" w14:textId="77777777" w:rsidR="007C6876" w:rsidRPr="007C6876" w:rsidRDefault="007C6876" w:rsidP="007C6876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C6876">
        <w:rPr>
          <w:rFonts w:ascii="Times New Roman" w:eastAsia="Times New Roman" w:hAnsi="Times New Roman" w:cs="Times New Roman"/>
          <w:lang w:eastAsia="ru-RU"/>
        </w:rPr>
        <w:t>Блок «Кредитование МСБ», Директор по кредитованию</w:t>
      </w:r>
    </w:p>
    <w:p w14:paraId="2138549D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C6876">
        <w:rPr>
          <w:rFonts w:ascii="Times New Roman" w:eastAsia="Times New Roman" w:hAnsi="Times New Roman" w:cs="Times New Roman"/>
          <w:lang w:eastAsia="ru-RU"/>
        </w:rPr>
        <w:t>Основными потребителями результатов проекта будут:</w:t>
      </w:r>
    </w:p>
    <w:p w14:paraId="0912C3C2" w14:textId="77777777" w:rsidR="007C6876" w:rsidRPr="007C6876" w:rsidRDefault="007C6876" w:rsidP="007C687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C6876">
        <w:rPr>
          <w:rFonts w:ascii="Times New Roman" w:eastAsia="Times New Roman" w:hAnsi="Times New Roman" w:cs="Times New Roman"/>
          <w:lang w:eastAsia="ru-RU"/>
        </w:rPr>
        <w:t>Андеррайтеры (HITL-валидация заявок)</w:t>
      </w:r>
    </w:p>
    <w:p w14:paraId="2FECB036" w14:textId="77777777" w:rsidR="007C6876" w:rsidRPr="007C6876" w:rsidRDefault="007C6876" w:rsidP="007C687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C6876">
        <w:rPr>
          <w:rFonts w:ascii="Times New Roman" w:eastAsia="Times New Roman" w:hAnsi="Times New Roman" w:cs="Times New Roman"/>
          <w:lang w:eastAsia="ru-RU"/>
        </w:rPr>
        <w:t>Кредитные менеджеры (подача заявок, получение решений)</w:t>
      </w:r>
    </w:p>
    <w:p w14:paraId="2630CD14" w14:textId="77777777" w:rsidR="007C6876" w:rsidRPr="007C6876" w:rsidRDefault="007C6876" w:rsidP="007C687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C6876">
        <w:rPr>
          <w:rFonts w:ascii="Times New Roman" w:eastAsia="Times New Roman" w:hAnsi="Times New Roman" w:cs="Times New Roman"/>
          <w:lang w:eastAsia="ru-RU"/>
        </w:rPr>
        <w:t>Product Engineers (оркестрация агентных сессий)</w:t>
      </w:r>
    </w:p>
    <w:p w14:paraId="39383A5A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ru-RU"/>
        </w:rPr>
      </w:pPr>
    </w:p>
    <w:p w14:paraId="3D23707A" w14:textId="77777777" w:rsidR="007C6876" w:rsidRPr="007C6876" w:rsidRDefault="007C6876" w:rsidP="007C6876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52"/>
          <w:szCs w:val="52"/>
          <w:lang w:eastAsia="ru-RU"/>
        </w:rPr>
      </w:pPr>
      <w:r w:rsidRPr="007C68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1.3 Ограничения и допущения</w:t>
      </w:r>
    </w:p>
    <w:p w14:paraId="139ED3BC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2D9DDA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Проект реализуется в следующих ограничениях:</w:t>
      </w:r>
    </w:p>
    <w:p w14:paraId="240D83C5" w14:textId="01E93C7D" w:rsidR="007C6876" w:rsidRPr="007C6876" w:rsidRDefault="007C6876" w:rsidP="007C6876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76">
        <w:rPr>
          <w:rFonts w:ascii="Times New Roman" w:eastAsia="Times New Roman" w:hAnsi="Times New Roman" w:cs="Times New Roman"/>
          <w:sz w:val="24"/>
          <w:szCs w:val="24"/>
          <w:lang w:eastAsia="ru-RU"/>
        </w:rPr>
        <w:t>HITL применяется только для задач уровня R0-R2 (критические пути, ПДН, финансовые транзакции &gt;5 млн ₽)</w:t>
      </w:r>
      <w:r w:rsidR="00A47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задач </w:t>
      </w:r>
      <w:r w:rsidR="00A47E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</w:t>
      </w:r>
      <w:r w:rsidR="00A47EE4" w:rsidRPr="00A47EE4">
        <w:rPr>
          <w:rFonts w:ascii="Times New Roman" w:eastAsia="Times New Roman" w:hAnsi="Times New Roman" w:cs="Times New Roman"/>
          <w:sz w:val="24"/>
          <w:szCs w:val="24"/>
          <w:lang w:eastAsia="ru-RU"/>
        </w:rPr>
        <w:t>3-4 (</w:t>
      </w:r>
      <w:r w:rsidR="00A47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</w:t>
      </w:r>
      <w:r w:rsidR="00A47E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batch</w:t>
      </w:r>
      <w:r w:rsidR="00A47EE4" w:rsidRPr="00A47E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7E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approval</w:t>
      </w:r>
      <w:r w:rsidR="00A47EE4" w:rsidRPr="00A47EE4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3584F2A9" w14:textId="2EB46D12" w:rsidR="007C6876" w:rsidRPr="007C6876" w:rsidRDefault="007C6876" w:rsidP="007C6876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7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задач уровня R5 применяется Human-on-the-loop режим (периодический надзор, batch approvals)</w:t>
      </w:r>
    </w:p>
    <w:p w14:paraId="485E0BEB" w14:textId="36B5BC09" w:rsidR="007C6876" w:rsidRPr="007C6876" w:rsidRDefault="007C6876" w:rsidP="007C6876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76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действия уровня R2+ сопровождаются Real-time Explainability (бюджет задержки &lt;500ms)</w:t>
      </w:r>
      <w:r w:rsidR="00D64E09" w:rsidRPr="00D64E09">
        <w:t xml:space="preserve"> </w:t>
      </w:r>
      <w:r w:rsidR="00D64E09" w:rsidRPr="00D64E09">
        <w:rPr>
          <w:rFonts w:ascii="Times New Roman" w:eastAsia="Times New Roman" w:hAnsi="Times New Roman" w:cs="Times New Roman"/>
          <w:sz w:val="24"/>
          <w:szCs w:val="24"/>
          <w:lang w:eastAsia="ru-RU"/>
        </w:rPr>
        <w:t>, coverage &gt;99% для R3+, для R2 coverage &gt;95%"</w:t>
      </w:r>
    </w:p>
    <w:p w14:paraId="5AFC1DFF" w14:textId="77777777" w:rsidR="007C6876" w:rsidRPr="007C6876" w:rsidRDefault="007C6876" w:rsidP="007C6876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76">
        <w:rPr>
          <w:rFonts w:ascii="Times New Roman" w:eastAsia="Times New Roman" w:hAnsi="Times New Roman" w:cs="Times New Roman"/>
          <w:sz w:val="24"/>
          <w:szCs w:val="24"/>
          <w:lang w:eastAsia="ru-RU"/>
        </w:rPr>
        <w:t>Аудит всех HITL-решений сохраняется в append-only journal с retention 7 лет (требование ЦБ РФ)</w:t>
      </w:r>
    </w:p>
    <w:p w14:paraId="1517A17F" w14:textId="77777777" w:rsidR="007C6876" w:rsidRPr="007C6876" w:rsidRDefault="007C6876" w:rsidP="007C6876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76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существующей IDP (Integrated Development Platform) без модификации ядра</w:t>
      </w:r>
    </w:p>
    <w:p w14:paraId="469B4127" w14:textId="77777777" w:rsidR="007C6876" w:rsidRPr="007C6876" w:rsidRDefault="007C6876" w:rsidP="007C6876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76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только отечественных LLM (GigaChat, YandexGPT) или self-hosted open-source для critical workloads</w:t>
      </w:r>
    </w:p>
    <w:p w14:paraId="4D1F61F7" w14:textId="77777777" w:rsidR="007C6876" w:rsidRPr="007C6876" w:rsidRDefault="007C6876" w:rsidP="007C6876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7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Соответствие 152-ФЗ (локализация ПДН), требованиям ЦБ РФ, ФСТЭК</w:t>
      </w:r>
    </w:p>
    <w:p w14:paraId="47FE10AE" w14:textId="77777777" w:rsidR="007C6876" w:rsidRPr="007C6876" w:rsidRDefault="007C6876" w:rsidP="007C6876"/>
    <w:p w14:paraId="78D2B5C7" w14:textId="77777777" w:rsidR="007C6876" w:rsidRPr="007C6876" w:rsidRDefault="007C6876" w:rsidP="007C6876">
      <w:pPr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44"/>
          <w:szCs w:val="44"/>
          <w:lang w:eastAsia="ru-RU"/>
        </w:rPr>
      </w:pPr>
      <w:bookmarkStart w:id="4" w:name="_Hlk231363495"/>
      <w:r w:rsidRPr="007C687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2. Бизнес-архитектура</w:t>
      </w:r>
      <w:bookmarkEnd w:id="4"/>
      <w:r w:rsidRPr="007C68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69499F0" w14:textId="77777777" w:rsidR="007C6876" w:rsidRPr="007C6876" w:rsidRDefault="007C6876" w:rsidP="007C6876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52"/>
          <w:szCs w:val="52"/>
          <w:lang w:eastAsia="ru-RU"/>
        </w:rPr>
      </w:pPr>
      <w:r w:rsidRPr="007C68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 Требования</w:t>
      </w:r>
    </w:p>
    <w:p w14:paraId="4DE275C3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ru-RU"/>
        </w:rPr>
      </w:pPr>
      <w:r w:rsidRPr="007C6876">
        <w:rPr>
          <w:rFonts w:ascii="Times New Roman" w:eastAsia="Times New Roman" w:hAnsi="Times New Roman" w:cs="Times New Roman"/>
          <w:lang w:eastAsia="ru-RU"/>
        </w:rPr>
        <w:br/>
      </w:r>
    </w:p>
    <w:p w14:paraId="03CC910F" w14:textId="77777777" w:rsidR="007C6876" w:rsidRPr="003B6C04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B6C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Функциональные требования:</w:t>
      </w:r>
    </w:p>
    <w:p w14:paraId="59E5B068" w14:textId="77777777" w:rsidR="007C6876" w:rsidRPr="003B6C04" w:rsidRDefault="007C6876" w:rsidP="007C6876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5" w:name="_Hlk235615484"/>
      <w:r w:rsidRPr="003B6C0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 Human-in-the-Loop Decision Map как обязательный раздел SDD для каждой задачи</w:t>
      </w:r>
    </w:p>
    <w:p w14:paraId="5BAD7C51" w14:textId="77777777" w:rsidR="007C6876" w:rsidRPr="003B6C04" w:rsidRDefault="007C6876" w:rsidP="007C6876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6C04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Обеспечить триггеры эскалации на человека на основе триады «критичность × риск × сложность»</w:t>
      </w:r>
    </w:p>
    <w:p w14:paraId="298716E7" w14:textId="77777777" w:rsidR="007C6876" w:rsidRPr="003B6C04" w:rsidRDefault="007C6876" w:rsidP="007C6876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6C0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 batch approvals для low-risk действий в long-running сессиях (&gt;2 часов)</w:t>
      </w:r>
    </w:p>
    <w:p w14:paraId="3E866FD7" w14:textId="77777777" w:rsidR="007C6876" w:rsidRPr="003B6C04" w:rsidRDefault="007C6876" w:rsidP="007C6876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6C04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Обеспечить Real-time Explainability Layer для всех действий уровня R2+</w:t>
      </w:r>
    </w:p>
    <w:p w14:paraId="467D4F5D" w14:textId="77777777" w:rsidR="007C6876" w:rsidRPr="003B6C04" w:rsidRDefault="007C6876" w:rsidP="007C6876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6C04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Интегрировать HITL-решения в Evidence Bundle (аудит, объяснения, результаты)</w:t>
      </w:r>
    </w:p>
    <w:p w14:paraId="505A8ED5" w14:textId="77777777" w:rsidR="007C6876" w:rsidRPr="003B6C04" w:rsidRDefault="007C6876" w:rsidP="007C6876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6C04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Обеспечить coverage объяснимости &gt;99% для R3+ действий</w:t>
      </w:r>
    </w:p>
    <w:bookmarkEnd w:id="5"/>
    <w:p w14:paraId="3D26585F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ru-RU"/>
        </w:rPr>
      </w:pPr>
    </w:p>
    <w:p w14:paraId="031909EF" w14:textId="77777777" w:rsidR="007C6876" w:rsidRPr="007C6876" w:rsidRDefault="007C6876" w:rsidP="007C6876">
      <w:pPr>
        <w:tabs>
          <w:tab w:val="center" w:pos="8779"/>
        </w:tabs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52"/>
          <w:szCs w:val="52"/>
          <w:lang w:eastAsia="ru-RU"/>
        </w:rPr>
      </w:pPr>
      <w:r w:rsidRPr="007C68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2.2 Целевой бизнес-процесс</w:t>
      </w:r>
      <w:r w:rsidRPr="007C68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</w:r>
    </w:p>
    <w:p w14:paraId="1864BEF7" w14:textId="77777777" w:rsidR="00362DF2" w:rsidRDefault="00362DF2" w:rsidP="007C687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</w:pPr>
    </w:p>
    <w:p w14:paraId="6395AA68" w14:textId="77777777" w:rsidR="00362DF2" w:rsidRPr="00362DF2" w:rsidRDefault="00362DF2" w:rsidP="00362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DF2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Сценарий 1. HITL для высокорисковой заявки (R0–R1)</w:t>
      </w:r>
    </w:p>
    <w:p w14:paraId="7FB75129" w14:textId="77777777" w:rsidR="00362DF2" w:rsidRPr="00362DF2" w:rsidRDefault="00362DF2" w:rsidP="00362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DF2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Триггер: Заявка с высоким риском (сумма &gt;5 млн ₽, ПДН, низкий скоринг)</w:t>
      </w:r>
    </w:p>
    <w:p w14:paraId="36B19BFD" w14:textId="77777777" w:rsidR="00362DF2" w:rsidRPr="00362DF2" w:rsidRDefault="00362DF2" w:rsidP="00362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DF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Процесс:</w:t>
      </w:r>
    </w:p>
    <w:p w14:paraId="56BA09C2" w14:textId="77777777" w:rsidR="00362DF2" w:rsidRPr="00362DF2" w:rsidRDefault="00362DF2" w:rsidP="00362DF2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DF2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 подаёт заявку с документами в IDP Portal</w:t>
      </w:r>
    </w:p>
    <w:p w14:paraId="3A1530F1" w14:textId="77777777" w:rsidR="00362DF2" w:rsidRPr="00362DF2" w:rsidRDefault="00362DF2" w:rsidP="00362DF2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D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Temporal </w:t>
      </w:r>
      <w:r w:rsidRPr="00362DF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запускает</w:t>
      </w:r>
      <w:r w:rsidRPr="00362D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Workflow, Worker Agents </w:t>
      </w:r>
      <w:r w:rsidRPr="00362DF2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выполняют</w:t>
      </w:r>
      <w:r w:rsidRPr="00362D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DF2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</w:t>
      </w:r>
      <w:r w:rsidRPr="00362D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DF2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362D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DF2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формируют</w:t>
      </w:r>
      <w:r w:rsidRPr="00362D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Evidence Bundle</w:t>
      </w:r>
    </w:p>
    <w:p w14:paraId="5A0362BE" w14:textId="77777777" w:rsidR="00362DF2" w:rsidRPr="00362DF2" w:rsidRDefault="00362DF2" w:rsidP="00362DF2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D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Policy Hook Bus </w:t>
      </w:r>
      <w:r w:rsidRPr="00362DF2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362D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ESCALATE → Workflow </w:t>
      </w:r>
      <w:r w:rsidRPr="00362DF2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переводится</w:t>
      </w:r>
      <w:r w:rsidRPr="00362D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DF2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362D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HITL-</w:t>
      </w:r>
      <w:r w:rsidRPr="00362DF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</w:t>
      </w:r>
    </w:p>
    <w:p w14:paraId="4EF00105" w14:textId="77777777" w:rsidR="00362DF2" w:rsidRPr="00362DF2" w:rsidRDefault="00362DF2" w:rsidP="00362DF2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D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Temporal </w:t>
      </w:r>
      <w:r w:rsidRPr="00362DF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</w:t>
      </w:r>
      <w:r w:rsidRPr="00362D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Human Task </w:t>
      </w:r>
      <w:r w:rsidRPr="00362DF2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362D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DF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рекомендациями</w:t>
      </w:r>
      <w:r w:rsidRPr="00362D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AI, </w:t>
      </w:r>
      <w:r w:rsidRPr="00362DF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причинами</w:t>
      </w:r>
      <w:r w:rsidRPr="00362D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DF2">
        <w:rPr>
          <w:rFonts w:ascii="Times New Roman" w:eastAsia="Times New Roman" w:hAnsi="Times New Roman" w:cs="Times New Roman"/>
          <w:sz w:val="24"/>
          <w:szCs w:val="24"/>
          <w:lang w:eastAsia="ru-RU"/>
        </w:rPr>
        <w:t>эскалации</w:t>
      </w:r>
      <w:r w:rsidRPr="00362D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DF2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362D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Evidence Bundle</w:t>
      </w:r>
    </w:p>
    <w:p w14:paraId="6863E92B" w14:textId="77777777" w:rsidR="00362DF2" w:rsidRPr="00362DF2" w:rsidRDefault="00362DF2" w:rsidP="00362DF2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DF2">
        <w:rPr>
          <w:rFonts w:ascii="Times New Roman" w:eastAsia="Times New Roman" w:hAnsi="Times New Roman" w:cs="Times New Roman"/>
          <w:sz w:val="24"/>
          <w:szCs w:val="24"/>
          <w:lang w:eastAsia="ru-RU"/>
        </w:rPr>
        <w:t>Андеррайтер принимает решение: Approve / Reject / Request Info</w:t>
      </w:r>
    </w:p>
    <w:p w14:paraId="5BF4F3FB" w14:textId="77777777" w:rsidR="00362DF2" w:rsidRPr="00362DF2" w:rsidRDefault="00362DF2" w:rsidP="00362DF2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DF2">
        <w:rPr>
          <w:rFonts w:ascii="Times New Roman" w:eastAsia="Times New Roman" w:hAnsi="Times New Roman" w:cs="Times New Roman"/>
          <w:sz w:val="24"/>
          <w:szCs w:val="24"/>
          <w:lang w:eastAsia="ru-RU"/>
        </w:rPr>
        <w:t>Temporal возобновляет Workflow, передаёт решение Worker Agent, сохраняет результат в Audit</w:t>
      </w:r>
    </w:p>
    <w:p w14:paraId="5F40CA76" w14:textId="77777777" w:rsidR="00362DF2" w:rsidRPr="00362DF2" w:rsidRDefault="00362DF2" w:rsidP="00362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DF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 Финальное решение возвращается менеджеру через IDP Portal</w:t>
      </w:r>
    </w:p>
    <w:p w14:paraId="53A3E862" w14:textId="4CC6F84B" w:rsidR="00362DF2" w:rsidRPr="00362DF2" w:rsidRDefault="00362DF2" w:rsidP="00362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16D76F" w14:textId="77777777" w:rsidR="00362DF2" w:rsidRPr="00362DF2" w:rsidRDefault="00362DF2" w:rsidP="00362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DF2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Сценарий 2. HITL при исключении (R2)</w:t>
      </w:r>
    </w:p>
    <w:p w14:paraId="5153A360" w14:textId="77777777" w:rsidR="00362DF2" w:rsidRPr="00362DF2" w:rsidRDefault="00362DF2" w:rsidP="00362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DF2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Триггер: Аномалия в процессе обработки (недостаток документов, противоречия данных, конфликт политик)</w:t>
      </w:r>
    </w:p>
    <w:p w14:paraId="10AF82DA" w14:textId="77777777" w:rsidR="00362DF2" w:rsidRPr="00362DF2" w:rsidRDefault="00362DF2" w:rsidP="00362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DF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Процесс:</w:t>
      </w:r>
    </w:p>
    <w:p w14:paraId="383BAB07" w14:textId="77777777" w:rsidR="00362DF2" w:rsidRPr="00362DF2" w:rsidRDefault="00362DF2" w:rsidP="00362DF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DF2">
        <w:rPr>
          <w:rFonts w:ascii="Times New Roman" w:eastAsia="Times New Roman" w:hAnsi="Times New Roman" w:cs="Times New Roman"/>
          <w:sz w:val="24"/>
          <w:szCs w:val="24"/>
          <w:lang w:eastAsia="ru-RU"/>
        </w:rPr>
        <w:t>Worker Agent обнаруживает исключение и отправляет escalation в Temporal</w:t>
      </w:r>
    </w:p>
    <w:p w14:paraId="641D1078" w14:textId="77777777" w:rsidR="00362DF2" w:rsidRPr="00362DF2" w:rsidRDefault="00362DF2" w:rsidP="00362DF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D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Policy Hook Bus </w:t>
      </w:r>
      <w:r w:rsidRPr="00362DF2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362D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ESCALATE → </w:t>
      </w:r>
      <w:r w:rsidRPr="00362DF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создаётся</w:t>
      </w:r>
      <w:r w:rsidRPr="00362D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Human Task </w:t>
      </w:r>
      <w:r w:rsidRPr="00362DF2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362D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Evidence Bundle</w:t>
      </w:r>
    </w:p>
    <w:p w14:paraId="4A0DBF22" w14:textId="77777777" w:rsidR="00362DF2" w:rsidRPr="00362DF2" w:rsidRDefault="00362DF2" w:rsidP="00362DF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DF2">
        <w:rPr>
          <w:rFonts w:ascii="Times New Roman" w:eastAsia="Times New Roman" w:hAnsi="Times New Roman" w:cs="Times New Roman"/>
          <w:sz w:val="24"/>
          <w:szCs w:val="24"/>
          <w:lang w:eastAsia="ru-RU"/>
        </w:rPr>
        <w:t>Андеррайтер анализирует материалы и принимает решение: Approve / Reject / Request Info</w:t>
      </w:r>
    </w:p>
    <w:p w14:paraId="0C6A58A4" w14:textId="77777777" w:rsidR="00362DF2" w:rsidRPr="00362DF2" w:rsidRDefault="00362DF2" w:rsidP="00362DF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DF2">
        <w:rPr>
          <w:rFonts w:ascii="Times New Roman" w:eastAsia="Times New Roman" w:hAnsi="Times New Roman" w:cs="Times New Roman"/>
          <w:sz w:val="24"/>
          <w:szCs w:val="24"/>
          <w:lang w:eastAsia="ru-RU"/>
        </w:rPr>
        <w:t>Temporal передаёт решение Worker Agent для завершения обработки</w:t>
      </w:r>
    </w:p>
    <w:p w14:paraId="66D74486" w14:textId="77777777" w:rsidR="00362DF2" w:rsidRPr="00362DF2" w:rsidRDefault="00362DF2" w:rsidP="00362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DF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 Обработка завершается с учётом человеческого решения, результат сохраняется в Audit</w:t>
      </w:r>
    </w:p>
    <w:p w14:paraId="6B6CA451" w14:textId="08302174" w:rsidR="00362DF2" w:rsidRPr="00362DF2" w:rsidRDefault="00362DF2" w:rsidP="00362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E896E2" w14:textId="77777777" w:rsidR="00362DF2" w:rsidRPr="00362DF2" w:rsidRDefault="00362DF2" w:rsidP="00362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DF2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Сценарий 3. Batch Approval для длительной обработки (R3–R4)</w:t>
      </w:r>
    </w:p>
    <w:p w14:paraId="12F145D4" w14:textId="77777777" w:rsidR="00362DF2" w:rsidRPr="00362DF2" w:rsidRDefault="00362DF2" w:rsidP="00362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DF2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Триггер: Длительный Workflow с последовательностью низкорисковых действий (проверки ФНС, ЕГРЮЛ, БКИ, финансовый анализ)</w:t>
      </w:r>
    </w:p>
    <w:p w14:paraId="4D1094CE" w14:textId="77777777" w:rsidR="00362DF2" w:rsidRPr="00362DF2" w:rsidRDefault="00362DF2" w:rsidP="00362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DF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Процесс:</w:t>
      </w:r>
    </w:p>
    <w:p w14:paraId="102984EC" w14:textId="77777777" w:rsidR="00362DF2" w:rsidRPr="00362DF2" w:rsidRDefault="00362DF2" w:rsidP="00362DF2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DF2">
        <w:rPr>
          <w:rFonts w:ascii="Times New Roman" w:eastAsia="Times New Roman" w:hAnsi="Times New Roman" w:cs="Times New Roman"/>
          <w:sz w:val="24"/>
          <w:szCs w:val="24"/>
          <w:lang w:eastAsia="ru-RU"/>
        </w:rPr>
        <w:t>Temporal запускает длительный Workflow</w:t>
      </w:r>
    </w:p>
    <w:p w14:paraId="23DCFC4C" w14:textId="77777777" w:rsidR="00362DF2" w:rsidRPr="00362DF2" w:rsidRDefault="00362DF2" w:rsidP="00362DF2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DF2">
        <w:rPr>
          <w:rFonts w:ascii="Times New Roman" w:eastAsia="Times New Roman" w:hAnsi="Times New Roman" w:cs="Times New Roman"/>
          <w:sz w:val="24"/>
          <w:szCs w:val="24"/>
          <w:lang w:eastAsia="ru-RU"/>
        </w:rPr>
        <w:t>Worker Agents выполняют проверки, сохраняя промежуточные результаты</w:t>
      </w:r>
    </w:p>
    <w:p w14:paraId="6FC7A9AD" w14:textId="77777777" w:rsidR="00362DF2" w:rsidRPr="00362DF2" w:rsidRDefault="00362DF2" w:rsidP="00362DF2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DF2">
        <w:rPr>
          <w:rFonts w:ascii="Times New Roman" w:eastAsia="Times New Roman" w:hAnsi="Times New Roman" w:cs="Times New Roman"/>
          <w:sz w:val="24"/>
          <w:szCs w:val="24"/>
          <w:lang w:eastAsia="ru-RU"/>
        </w:rPr>
        <w:t>Temporal формирует Batch Summary: перечень проверок, отклонения, рекомендации AI, итоговый Risk Score</w:t>
      </w:r>
    </w:p>
    <w:p w14:paraId="59C54948" w14:textId="77777777" w:rsidR="00362DF2" w:rsidRPr="00362DF2" w:rsidRDefault="00362DF2" w:rsidP="00362DF2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DF2">
        <w:rPr>
          <w:rFonts w:ascii="Times New Roman" w:eastAsia="Times New Roman" w:hAnsi="Times New Roman" w:cs="Times New Roman"/>
          <w:sz w:val="24"/>
          <w:szCs w:val="24"/>
          <w:lang w:eastAsia="ru-RU"/>
        </w:rPr>
        <w:t>В IDP Portal создаётся одна HITL-задача с агрегированной сводкой (доступен drill-down к деталям)</w:t>
      </w:r>
    </w:p>
    <w:p w14:paraId="00993DAE" w14:textId="77777777" w:rsidR="00362DF2" w:rsidRPr="00362DF2" w:rsidRDefault="00362DF2" w:rsidP="00362DF2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DF2">
        <w:rPr>
          <w:rFonts w:ascii="Times New Roman" w:eastAsia="Times New Roman" w:hAnsi="Times New Roman" w:cs="Times New Roman"/>
          <w:sz w:val="24"/>
          <w:szCs w:val="24"/>
          <w:lang w:eastAsia="ru-RU"/>
        </w:rPr>
        <w:t>Андеррайтер принимает решение: Approve Batch / Reject Batch</w:t>
      </w:r>
    </w:p>
    <w:p w14:paraId="11DFEC9E" w14:textId="77777777" w:rsidR="00362DF2" w:rsidRPr="00362DF2" w:rsidRDefault="00362DF2" w:rsidP="00362DF2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DF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Approve Batch → Temporal продолжает Workflow; при Reject Batch → повторная проверка отклонённых этапов</w:t>
      </w:r>
    </w:p>
    <w:p w14:paraId="568529E9" w14:textId="77777777" w:rsidR="00362DF2" w:rsidRPr="00362DF2" w:rsidRDefault="00362DF2" w:rsidP="00362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DF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 Batch Summary и итоговое решение сохраняются в Evidence / Audit</w:t>
      </w:r>
    </w:p>
    <w:p w14:paraId="265CEF8C" w14:textId="77777777" w:rsidR="00362DF2" w:rsidRDefault="00362DF2" w:rsidP="007C687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</w:pPr>
    </w:p>
    <w:p w14:paraId="126D537D" w14:textId="77777777" w:rsidR="00171544" w:rsidRPr="00171544" w:rsidRDefault="00171544" w:rsidP="001715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1544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Сценарий 4. Полная автономия с периодическим аудитом (R5)</w:t>
      </w:r>
    </w:p>
    <w:p w14:paraId="0728A16E" w14:textId="77777777" w:rsidR="00171544" w:rsidRPr="00171544" w:rsidRDefault="00171544" w:rsidP="001715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1544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Триггер: Стандартная низкорисковая заявка (сумма &lt;500 тыс. ₽, идеальная кредитная история, Risk Score &gt;800)</w:t>
      </w:r>
    </w:p>
    <w:p w14:paraId="3CC5A339" w14:textId="380ACB6B" w:rsidR="00171544" w:rsidRPr="00171544" w:rsidRDefault="00171544" w:rsidP="001715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154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Процесс:</w:t>
      </w:r>
      <w:r w:rsidR="001A2D06" w:rsidRPr="001A2D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5138645" w14:textId="77777777" w:rsidR="00171544" w:rsidRPr="00171544" w:rsidRDefault="00171544" w:rsidP="00171544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1544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 подаёт заявку в IDP Portal</w:t>
      </w:r>
    </w:p>
    <w:p w14:paraId="5912C042" w14:textId="77777777" w:rsidR="00171544" w:rsidRPr="00171544" w:rsidRDefault="00171544" w:rsidP="00171544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1544">
        <w:rPr>
          <w:rFonts w:ascii="Times New Roman" w:eastAsia="Times New Roman" w:hAnsi="Times New Roman" w:cs="Times New Roman"/>
          <w:sz w:val="24"/>
          <w:szCs w:val="24"/>
          <w:lang w:eastAsia="ru-RU"/>
        </w:rPr>
        <w:t>Temporal запускает Workflow, Worker Agents выполняют полный цикл анализа и принимают решение без участия человека в реальном времени</w:t>
      </w:r>
    </w:p>
    <w:p w14:paraId="3F6690D9" w14:textId="77777777" w:rsidR="00171544" w:rsidRPr="00171544" w:rsidRDefault="00171544" w:rsidP="00171544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1544">
        <w:rPr>
          <w:rFonts w:ascii="Times New Roman" w:eastAsia="Times New Roman" w:hAnsi="Times New Roman" w:cs="Times New Roman"/>
          <w:sz w:val="24"/>
          <w:szCs w:val="24"/>
          <w:lang w:eastAsia="ru-RU"/>
        </w:rPr>
        <w:t>Policy Hook Bus возвращает ALLOW → заявка одобряется автоматически, решение и Evidence Bundle сохраняются в Audit</w:t>
      </w:r>
    </w:p>
    <w:p w14:paraId="5CCFABBF" w14:textId="5F5667B1" w:rsidR="00171544" w:rsidRPr="00171544" w:rsidRDefault="00171544" w:rsidP="00171544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154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Периодический аудит (постфактум)</w:t>
      </w:r>
    </w:p>
    <w:p w14:paraId="15E68A4E" w14:textId="21AB7297" w:rsidR="007C6876" w:rsidRDefault="00171544" w:rsidP="007C6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154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 Заявка обрабатывается автоматически, человек участвует только через ретроспективный аудит качества (sampling 5%)</w:t>
      </w:r>
    </w:p>
    <w:p w14:paraId="38282D1A" w14:textId="1CC63A2B" w:rsidR="00171544" w:rsidRDefault="00171544" w:rsidP="007C6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9"/>
        <w:gridCol w:w="2263"/>
        <w:gridCol w:w="2691"/>
        <w:gridCol w:w="3282"/>
      </w:tblGrid>
      <w:tr w:rsidR="00171544" w:rsidRPr="00171544" w14:paraId="167E019E" w14:textId="77777777" w:rsidTr="00171544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718CFF3B" w14:textId="77777777" w:rsidR="00171544" w:rsidRPr="00171544" w:rsidRDefault="00171544" w:rsidP="001715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715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Уровень R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49286056" w14:textId="77777777" w:rsidR="00171544" w:rsidRPr="00171544" w:rsidRDefault="00171544" w:rsidP="001715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715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Режим работы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2D049E48" w14:textId="77777777" w:rsidR="00171544" w:rsidRPr="00171544" w:rsidRDefault="00171544" w:rsidP="001715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715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Сценарий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2538FE3C" w14:textId="77777777" w:rsidR="00171544" w:rsidRPr="00171544" w:rsidRDefault="00171544" w:rsidP="001715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715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Участие человека</w:t>
            </w:r>
          </w:p>
        </w:tc>
      </w:tr>
      <w:tr w:rsidR="00171544" w:rsidRPr="00171544" w14:paraId="7E8BC3C9" w14:textId="77777777" w:rsidTr="00171544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B10B840" w14:textId="77777777" w:rsidR="00171544" w:rsidRPr="00171544" w:rsidRDefault="00171544" w:rsidP="001715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15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R0–R1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B7975BF" w14:textId="77777777" w:rsidR="00171544" w:rsidRPr="00171544" w:rsidRDefault="00171544" w:rsidP="001715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15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HITL (интерактивный)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A6FC07" w14:textId="77777777" w:rsidR="00171544" w:rsidRPr="00171544" w:rsidRDefault="00171544" w:rsidP="001715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15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Сценарий 1: высокорисковая заявка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A1F51A3" w14:textId="77777777" w:rsidR="00171544" w:rsidRPr="00171544" w:rsidRDefault="00171544" w:rsidP="001715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15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Человек принимает решение в реальном времени</w:t>
            </w:r>
          </w:p>
        </w:tc>
      </w:tr>
      <w:tr w:rsidR="00171544" w:rsidRPr="00171544" w14:paraId="7052D051" w14:textId="77777777" w:rsidTr="00171544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2E2F399" w14:textId="77777777" w:rsidR="00171544" w:rsidRPr="00171544" w:rsidRDefault="00171544" w:rsidP="001715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15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A81EE7" w14:textId="77777777" w:rsidR="00171544" w:rsidRPr="00171544" w:rsidRDefault="00171544" w:rsidP="001715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15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HITL (при исключении)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7B67A75" w14:textId="77777777" w:rsidR="00171544" w:rsidRPr="00171544" w:rsidRDefault="00171544" w:rsidP="001715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15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Сценарий 2: аномалия в процессе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E849B9D" w14:textId="77777777" w:rsidR="00171544" w:rsidRPr="00171544" w:rsidRDefault="00171544" w:rsidP="001715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15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Человек разрешает исключение</w:t>
            </w:r>
          </w:p>
        </w:tc>
      </w:tr>
      <w:tr w:rsidR="00171544" w:rsidRPr="00171544" w14:paraId="7594C211" w14:textId="77777777" w:rsidTr="00171544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40E9E0D" w14:textId="77777777" w:rsidR="00171544" w:rsidRPr="00171544" w:rsidRDefault="00171544" w:rsidP="001715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15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R3–R4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FD21E7B" w14:textId="77777777" w:rsidR="00171544" w:rsidRPr="00171544" w:rsidRDefault="00171544" w:rsidP="001715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15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HITL (batch)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AE832A5" w14:textId="77777777" w:rsidR="00171544" w:rsidRPr="00171544" w:rsidRDefault="00171544" w:rsidP="001715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15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Сценарий 3: длительная обработка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8EBB53E" w14:textId="77777777" w:rsidR="00171544" w:rsidRPr="00171544" w:rsidRDefault="00171544" w:rsidP="001715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15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Человек пакетно согласовывает результаты</w:t>
            </w:r>
          </w:p>
        </w:tc>
      </w:tr>
      <w:tr w:rsidR="00171544" w:rsidRPr="00171544" w14:paraId="6201CF5F" w14:textId="77777777" w:rsidTr="00171544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6E60F5E" w14:textId="77777777" w:rsidR="00171544" w:rsidRPr="00171544" w:rsidRDefault="00171544" w:rsidP="001715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15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E87978" w14:textId="77777777" w:rsidR="00171544" w:rsidRPr="00171544" w:rsidRDefault="00171544" w:rsidP="001715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15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HOTL (полная автономия)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B88AEC9" w14:textId="77777777" w:rsidR="00171544" w:rsidRPr="00171544" w:rsidRDefault="00171544" w:rsidP="001715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15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Сценарий 4: периодический аудит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A625B7" w14:textId="60E71C2D" w:rsidR="00171544" w:rsidRPr="00171544" w:rsidRDefault="00171544" w:rsidP="001715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15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Человек проверяет качество </w:t>
            </w:r>
            <w:r w:rsidR="001A2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постфактум</w:t>
            </w:r>
          </w:p>
        </w:tc>
      </w:tr>
    </w:tbl>
    <w:p w14:paraId="7BB23525" w14:textId="3FD0A940" w:rsidR="00171544" w:rsidRDefault="00171544" w:rsidP="007C6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146815" w14:textId="77777777" w:rsidR="001A2D06" w:rsidRPr="001A2D06" w:rsidRDefault="001A2D06" w:rsidP="001A2D0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1A2D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Human-in-the-Loop Decision Map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3"/>
        <w:gridCol w:w="1820"/>
        <w:gridCol w:w="2431"/>
        <w:gridCol w:w="1365"/>
        <w:gridCol w:w="1826"/>
      </w:tblGrid>
      <w:tr w:rsidR="001A2D06" w:rsidRPr="001A2D06" w14:paraId="03E1F93C" w14:textId="77777777" w:rsidTr="001D4798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64E9E25E" w14:textId="77777777" w:rsidR="001A2D06" w:rsidRPr="001A2D06" w:rsidRDefault="001A2D06" w:rsidP="001A2D0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A2D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Точка валидации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7B9E1838" w14:textId="77777777" w:rsidR="001A2D06" w:rsidRPr="001A2D06" w:rsidRDefault="001A2D06" w:rsidP="001A2D0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A2D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Кто валидирует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7B142802" w14:textId="77777777" w:rsidR="001A2D06" w:rsidRPr="001A2D06" w:rsidRDefault="001A2D06" w:rsidP="001A2D0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A2D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Критерии эскалации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4F4FC4BE" w14:textId="77777777" w:rsidR="001A2D06" w:rsidRPr="001A2D06" w:rsidRDefault="001A2D06" w:rsidP="001A2D0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A2D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блокирует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423B9C24" w14:textId="77777777" w:rsidR="001A2D06" w:rsidRPr="001A2D06" w:rsidRDefault="001A2D06" w:rsidP="001A2D0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A2D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Эскалация при отсутствии ответа</w:t>
            </w:r>
          </w:p>
        </w:tc>
      </w:tr>
      <w:tr w:rsidR="001A2D06" w:rsidRPr="001A2D06" w14:paraId="40545DB3" w14:textId="77777777" w:rsidTr="001D47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31258" w14:textId="77777777" w:rsidR="001A2D06" w:rsidRPr="001A2D06" w:rsidRDefault="001A2D06" w:rsidP="001A2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2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Извлечение документов</w:t>
            </w:r>
          </w:p>
        </w:tc>
        <w:tc>
          <w:tcPr>
            <w:tcW w:w="0" w:type="auto"/>
            <w:vAlign w:val="center"/>
            <w:hideMark/>
          </w:tcPr>
          <w:p w14:paraId="4F837F80" w14:textId="77777777" w:rsidR="001A2D06" w:rsidRPr="001A2D06" w:rsidRDefault="001A2D06" w:rsidP="001A2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2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Document Agent / Менеджер</w:t>
            </w:r>
          </w:p>
        </w:tc>
        <w:tc>
          <w:tcPr>
            <w:tcW w:w="0" w:type="auto"/>
            <w:vAlign w:val="center"/>
            <w:hideMark/>
          </w:tcPr>
          <w:p w14:paraId="02BF40EC" w14:textId="77777777" w:rsidR="001A2D06" w:rsidRPr="001A2D06" w:rsidRDefault="001A2D06" w:rsidP="001A2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2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OCR &lt;85% ИЛИ подпись не совпадает</w:t>
            </w:r>
          </w:p>
        </w:tc>
        <w:tc>
          <w:tcPr>
            <w:tcW w:w="0" w:type="auto"/>
            <w:vAlign w:val="center"/>
            <w:hideMark/>
          </w:tcPr>
          <w:p w14:paraId="7E2A5507" w14:textId="77777777" w:rsidR="001A2D06" w:rsidRPr="001A2D06" w:rsidRDefault="001A2D06" w:rsidP="001A2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2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Переход к скорингу</w:t>
            </w:r>
          </w:p>
        </w:tc>
        <w:tc>
          <w:tcPr>
            <w:tcW w:w="0" w:type="auto"/>
            <w:vAlign w:val="center"/>
            <w:hideMark/>
          </w:tcPr>
          <w:p w14:paraId="390CEFB2" w14:textId="77777777" w:rsidR="001A2D06" w:rsidRPr="001A2D06" w:rsidRDefault="001A2D06" w:rsidP="001A2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2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Менеджер через 2 часа</w:t>
            </w:r>
          </w:p>
        </w:tc>
      </w:tr>
      <w:tr w:rsidR="001A2D06" w:rsidRPr="001A2D06" w14:paraId="38A3EEB2" w14:textId="77777777" w:rsidTr="001D47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B744A" w14:textId="77777777" w:rsidR="001A2D06" w:rsidRPr="001A2D06" w:rsidRDefault="001A2D06" w:rsidP="001A2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2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Скоринг и одобрение</w:t>
            </w:r>
          </w:p>
        </w:tc>
        <w:tc>
          <w:tcPr>
            <w:tcW w:w="0" w:type="auto"/>
            <w:vAlign w:val="center"/>
            <w:hideMark/>
          </w:tcPr>
          <w:p w14:paraId="09C93A0A" w14:textId="77777777" w:rsidR="001A2D06" w:rsidRPr="001A2D06" w:rsidRDefault="001A2D06" w:rsidP="001A2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2D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Андеррайтер</w:t>
            </w:r>
          </w:p>
        </w:tc>
        <w:tc>
          <w:tcPr>
            <w:tcW w:w="0" w:type="auto"/>
            <w:vAlign w:val="center"/>
            <w:hideMark/>
          </w:tcPr>
          <w:p w14:paraId="07C44E8E" w14:textId="77777777" w:rsidR="001A2D06" w:rsidRPr="001A2D06" w:rsidRDefault="001A2D06" w:rsidP="001A2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2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 &gt;5 млн ИЛИ Скоринг &lt;600 ИЛИ Выручка -20%</w:t>
            </w:r>
          </w:p>
        </w:tc>
        <w:tc>
          <w:tcPr>
            <w:tcW w:w="0" w:type="auto"/>
            <w:vAlign w:val="center"/>
            <w:hideMark/>
          </w:tcPr>
          <w:p w14:paraId="1106448D" w14:textId="77777777" w:rsidR="001A2D06" w:rsidRPr="001A2D06" w:rsidRDefault="001A2D06" w:rsidP="001A2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2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Выдача кредита</w:t>
            </w:r>
          </w:p>
        </w:tc>
        <w:tc>
          <w:tcPr>
            <w:tcW w:w="0" w:type="auto"/>
            <w:vAlign w:val="center"/>
            <w:hideMark/>
          </w:tcPr>
          <w:p w14:paraId="38809A15" w14:textId="77777777" w:rsidR="001A2D06" w:rsidRPr="001A2D06" w:rsidRDefault="001A2D06" w:rsidP="001A2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2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андеррайтер через 4 часа</w:t>
            </w:r>
          </w:p>
        </w:tc>
      </w:tr>
      <w:tr w:rsidR="001A2D06" w:rsidRPr="008675F7" w14:paraId="315F5740" w14:textId="77777777" w:rsidTr="001D47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8FF0E" w14:textId="77777777" w:rsidR="001A2D06" w:rsidRPr="001A2D06" w:rsidRDefault="001A2D06" w:rsidP="001A2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2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Compliance / AML</w:t>
            </w:r>
          </w:p>
        </w:tc>
        <w:tc>
          <w:tcPr>
            <w:tcW w:w="0" w:type="auto"/>
            <w:vAlign w:val="center"/>
            <w:hideMark/>
          </w:tcPr>
          <w:p w14:paraId="682D6E23" w14:textId="77777777" w:rsidR="001A2D06" w:rsidRPr="001A2D06" w:rsidRDefault="001A2D06" w:rsidP="001A2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2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Compliance Agent / ИБ-офицер</w:t>
            </w:r>
          </w:p>
        </w:tc>
        <w:tc>
          <w:tcPr>
            <w:tcW w:w="0" w:type="auto"/>
            <w:vAlign w:val="center"/>
            <w:hideMark/>
          </w:tcPr>
          <w:p w14:paraId="31E71B71" w14:textId="77777777" w:rsidR="001A2D06" w:rsidRPr="001A2D06" w:rsidRDefault="001A2D06" w:rsidP="001A2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2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Хук 152-FZ ИЛИ подозрение на обналичивание</w:t>
            </w:r>
          </w:p>
        </w:tc>
        <w:tc>
          <w:tcPr>
            <w:tcW w:w="0" w:type="auto"/>
            <w:vAlign w:val="center"/>
            <w:hideMark/>
          </w:tcPr>
          <w:p w14:paraId="0A149904" w14:textId="77777777" w:rsidR="001A2D06" w:rsidRPr="001A2D06" w:rsidRDefault="001A2D06" w:rsidP="001A2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2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Отправка в АБС</w:t>
            </w:r>
          </w:p>
        </w:tc>
        <w:tc>
          <w:tcPr>
            <w:tcW w:w="0" w:type="auto"/>
            <w:vAlign w:val="center"/>
            <w:hideMark/>
          </w:tcPr>
          <w:p w14:paraId="533EF58F" w14:textId="77777777" w:rsidR="001A2D06" w:rsidRPr="001A2D06" w:rsidRDefault="001A2D06" w:rsidP="001A2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A2D0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AI Security Officer </w:t>
            </w:r>
            <w:r w:rsidRPr="001A2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через</w:t>
            </w:r>
            <w:r w:rsidRPr="001A2D0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1 </w:t>
            </w:r>
            <w:r w:rsidRPr="001A2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</w:t>
            </w:r>
          </w:p>
        </w:tc>
      </w:tr>
      <w:tr w:rsidR="001A2D06" w:rsidRPr="001A2D06" w14:paraId="2C03BDF6" w14:textId="77777777" w:rsidTr="001D47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8DA23" w14:textId="77777777" w:rsidR="001A2D06" w:rsidRPr="001A2D06" w:rsidRDefault="001A2D06" w:rsidP="001A2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2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Периодический аудит (R5)</w:t>
            </w:r>
          </w:p>
        </w:tc>
        <w:tc>
          <w:tcPr>
            <w:tcW w:w="0" w:type="auto"/>
            <w:vAlign w:val="center"/>
            <w:hideMark/>
          </w:tcPr>
          <w:p w14:paraId="02A53A86" w14:textId="77777777" w:rsidR="001A2D06" w:rsidRPr="001A2D06" w:rsidRDefault="001A2D06" w:rsidP="001A2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2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AI Security Officer</w:t>
            </w:r>
          </w:p>
        </w:tc>
        <w:tc>
          <w:tcPr>
            <w:tcW w:w="0" w:type="auto"/>
            <w:vAlign w:val="center"/>
            <w:hideMark/>
          </w:tcPr>
          <w:p w14:paraId="17C2D6F0" w14:textId="77777777" w:rsidR="001A2D06" w:rsidRPr="001A2D06" w:rsidRDefault="001A2D06" w:rsidP="001A2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2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Случайная выборка 5% заявок</w:t>
            </w:r>
          </w:p>
        </w:tc>
        <w:tc>
          <w:tcPr>
            <w:tcW w:w="0" w:type="auto"/>
            <w:vAlign w:val="center"/>
            <w:hideMark/>
          </w:tcPr>
          <w:p w14:paraId="28BC67C5" w14:textId="77777777" w:rsidR="001A2D06" w:rsidRPr="001A2D06" w:rsidRDefault="001A2D06" w:rsidP="001A2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2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EE5ABFC" w14:textId="77777777" w:rsidR="001A2D06" w:rsidRPr="001A2D06" w:rsidRDefault="001A2D06" w:rsidP="001A2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2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Throttling агента до R3-R4</w:t>
            </w:r>
          </w:p>
        </w:tc>
      </w:tr>
    </w:tbl>
    <w:p w14:paraId="42F9D14B" w14:textId="77777777" w:rsidR="001A2D06" w:rsidRPr="00171544" w:rsidRDefault="001A2D06" w:rsidP="007C6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8548271" w14:textId="77777777" w:rsidR="007C6876" w:rsidRPr="007C6876" w:rsidRDefault="007C6876" w:rsidP="007C6876">
      <w:pPr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44"/>
          <w:szCs w:val="44"/>
          <w:lang w:eastAsia="ru-RU"/>
        </w:rPr>
      </w:pPr>
      <w:bookmarkStart w:id="6" w:name="_Hlk231363838"/>
      <w:r w:rsidRPr="007C687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3. Описание архитектурного решения</w:t>
      </w:r>
      <w:bookmarkEnd w:id="6"/>
      <w:r w:rsidRPr="007C68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D1CF40D" w14:textId="77777777" w:rsidR="007C6876" w:rsidRPr="007C6876" w:rsidRDefault="007C6876" w:rsidP="007C6876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48"/>
          <w:szCs w:val="48"/>
          <w:lang w:eastAsia="ru-RU"/>
        </w:rPr>
      </w:pPr>
      <w:r w:rsidRPr="007C68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3.1 Описание предложенного подхода</w:t>
      </w:r>
    </w:p>
    <w:p w14:paraId="0ACB901C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ru-RU"/>
        </w:rPr>
      </w:pPr>
    </w:p>
    <w:p w14:paraId="3E643F8A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ru-RU"/>
        </w:rPr>
      </w:pPr>
      <w:r w:rsidRPr="007C6876">
        <w:rPr>
          <w:rFonts w:ascii="Times New Roman" w:eastAsia="Times New Roman" w:hAnsi="Times New Roman" w:cs="Times New Roman"/>
          <w:b/>
          <w:bCs/>
          <w:lang w:eastAsia="ru-RU"/>
        </w:rPr>
        <w:t>Вариант 1: HITL как отдельный сервис</w:t>
      </w:r>
    </w:p>
    <w:p w14:paraId="26E661E8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C6876">
        <w:rPr>
          <w:rFonts w:ascii="Times New Roman" w:eastAsia="Times New Roman" w:hAnsi="Times New Roman" w:cs="Times New Roman"/>
          <w:lang w:eastAsia="ru-RU"/>
        </w:rPr>
        <w:t xml:space="preserve">Независимый компонент со своей БД, очередью задач и </w:t>
      </w:r>
      <w:r w:rsidRPr="007C6876">
        <w:rPr>
          <w:rFonts w:ascii="Times New Roman" w:eastAsia="Times New Roman" w:hAnsi="Times New Roman" w:cs="Times New Roman"/>
          <w:lang w:val="en-US" w:eastAsia="ru-RU"/>
        </w:rPr>
        <w:t>API</w:t>
      </w:r>
      <w:r w:rsidRPr="007C6876">
        <w:rPr>
          <w:rFonts w:ascii="Times New Roman" w:eastAsia="Times New Roman" w:hAnsi="Times New Roman" w:cs="Times New Roman"/>
          <w:lang w:eastAsia="ru-RU"/>
        </w:rPr>
        <w:t xml:space="preserve">. Где при появлении критической ситуации, делается синхронный вызов </w:t>
      </w:r>
      <w:r w:rsidRPr="007C6876">
        <w:rPr>
          <w:rFonts w:ascii="Times New Roman" w:eastAsia="Times New Roman" w:hAnsi="Times New Roman" w:cs="Times New Roman"/>
          <w:lang w:val="en-US" w:eastAsia="ru-RU"/>
        </w:rPr>
        <w:t>POST</w:t>
      </w:r>
      <w:r w:rsidRPr="007C6876">
        <w:rPr>
          <w:rFonts w:ascii="Times New Roman" w:eastAsia="Times New Roman" w:hAnsi="Times New Roman" w:cs="Times New Roman"/>
          <w:lang w:eastAsia="ru-RU"/>
        </w:rPr>
        <w:t>/</w:t>
      </w:r>
      <w:r w:rsidRPr="007C6876">
        <w:rPr>
          <w:rFonts w:ascii="Times New Roman" w:eastAsia="Times New Roman" w:hAnsi="Times New Roman" w:cs="Times New Roman"/>
          <w:lang w:val="en-US" w:eastAsia="ru-RU"/>
        </w:rPr>
        <w:t>hitl</w:t>
      </w:r>
      <w:r w:rsidRPr="007C6876">
        <w:rPr>
          <w:rFonts w:ascii="Times New Roman" w:eastAsia="Times New Roman" w:hAnsi="Times New Roman" w:cs="Times New Roman"/>
          <w:lang w:eastAsia="ru-RU"/>
        </w:rPr>
        <w:t>/</w:t>
      </w:r>
      <w:r w:rsidRPr="007C6876">
        <w:rPr>
          <w:rFonts w:ascii="Times New Roman" w:eastAsia="Times New Roman" w:hAnsi="Times New Roman" w:cs="Times New Roman"/>
          <w:lang w:val="en-US" w:eastAsia="ru-RU"/>
        </w:rPr>
        <w:t>request</w:t>
      </w:r>
      <w:r w:rsidRPr="007C6876">
        <w:rPr>
          <w:rFonts w:ascii="Times New Roman" w:eastAsia="Times New Roman" w:hAnsi="Times New Roman" w:cs="Times New Roman"/>
          <w:lang w:eastAsia="ru-RU"/>
        </w:rPr>
        <w:t>-</w:t>
      </w:r>
      <w:r w:rsidRPr="007C6876">
        <w:rPr>
          <w:rFonts w:ascii="Times New Roman" w:eastAsia="Times New Roman" w:hAnsi="Times New Roman" w:cs="Times New Roman"/>
          <w:lang w:val="en-US" w:eastAsia="ru-RU"/>
        </w:rPr>
        <w:t>approval</w:t>
      </w:r>
      <w:r w:rsidRPr="007C6876">
        <w:rPr>
          <w:rFonts w:ascii="Times New Roman" w:eastAsia="Times New Roman" w:hAnsi="Times New Roman" w:cs="Times New Roman"/>
          <w:lang w:eastAsia="ru-RU"/>
        </w:rPr>
        <w:t>, сервис ставит задачу в очередь, ждет ответа человека , затем возвращает согласие/отклонение действия</w:t>
      </w:r>
    </w:p>
    <w:p w14:paraId="6F46D3C6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0B37529C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C6876">
        <w:rPr>
          <w:rFonts w:ascii="Times New Roman" w:eastAsia="Times New Roman" w:hAnsi="Times New Roman" w:cs="Times New Roman"/>
          <w:lang w:eastAsia="ru-RU"/>
        </w:rPr>
        <w:t>Критерий 1: Простота реализации</w:t>
      </w:r>
    </w:p>
    <w:p w14:paraId="6468F1ED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C6876">
        <w:rPr>
          <w:rFonts w:ascii="Times New Roman" w:eastAsia="Times New Roman" w:hAnsi="Times New Roman" w:cs="Times New Roman"/>
          <w:lang w:eastAsia="ru-RU"/>
        </w:rPr>
        <w:t>Критерий 2: Соответствие корпоративным стандартам</w:t>
      </w:r>
    </w:p>
    <w:p w14:paraId="29160756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C6876">
        <w:rPr>
          <w:rFonts w:ascii="Times New Roman" w:eastAsia="Times New Roman" w:hAnsi="Times New Roman" w:cs="Times New Roman"/>
          <w:lang w:eastAsia="ru-RU"/>
        </w:rPr>
        <w:t>Критерий 3: Поддерживаемость</w:t>
      </w:r>
    </w:p>
    <w:p w14:paraId="4D2439D8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C6876">
        <w:rPr>
          <w:rFonts w:ascii="Times New Roman" w:eastAsia="Times New Roman" w:hAnsi="Times New Roman" w:cs="Times New Roman"/>
          <w:lang w:eastAsia="ru-RU"/>
        </w:rPr>
        <w:t xml:space="preserve">Критерий 4: Скорость выхода на рынок </w:t>
      </w:r>
    </w:p>
    <w:p w14:paraId="01CBF7E0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C6876">
        <w:rPr>
          <w:rFonts w:ascii="Times New Roman" w:eastAsia="Times New Roman" w:hAnsi="Times New Roman" w:cs="Times New Roman"/>
          <w:lang w:eastAsia="ru-RU"/>
        </w:rPr>
        <w:t>Критерий 5: Безопасность</w:t>
      </w:r>
    </w:p>
    <w:p w14:paraId="08F10F24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C6876">
        <w:rPr>
          <w:rFonts w:ascii="Times New Roman" w:eastAsia="Times New Roman" w:hAnsi="Times New Roman" w:cs="Times New Roman"/>
          <w:lang w:eastAsia="ru-RU"/>
        </w:rPr>
        <w:t>К1 = 4: классический approval-workflow (таблица статусов + REST) — команда делает это «из коробки».</w:t>
      </w:r>
    </w:p>
    <w:p w14:paraId="22DE857D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C6876">
        <w:rPr>
          <w:rFonts w:ascii="Times New Roman" w:eastAsia="Times New Roman" w:hAnsi="Times New Roman" w:cs="Times New Roman"/>
          <w:lang w:eastAsia="ru-RU"/>
        </w:rPr>
        <w:t>К2 = 2: дублирует Policy Hook Bus → два контура контроля, которые могут дать конфликтующие решения.</w:t>
      </w:r>
    </w:p>
    <w:p w14:paraId="4DB3D9BA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C6876">
        <w:rPr>
          <w:rFonts w:ascii="Times New Roman" w:eastAsia="Times New Roman" w:hAnsi="Times New Roman" w:cs="Times New Roman"/>
          <w:lang w:eastAsia="ru-RU"/>
        </w:rPr>
        <w:t>К3 = 3: сервис изолирован и чинится независимо, но двойной контур = рассинхрон правил и двойная поддержка.</w:t>
      </w:r>
    </w:p>
    <w:p w14:paraId="07B4908C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C6876">
        <w:rPr>
          <w:rFonts w:ascii="Times New Roman" w:eastAsia="Times New Roman" w:hAnsi="Times New Roman" w:cs="Times New Roman"/>
          <w:lang w:eastAsia="ru-RU"/>
        </w:rPr>
        <w:t>К4 = 4: быстрый MVP без переосмысления архитектуры агента.</w:t>
      </w:r>
    </w:p>
    <w:p w14:paraId="351A1018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C6876">
        <w:rPr>
          <w:rFonts w:ascii="Times New Roman" w:eastAsia="Times New Roman" w:hAnsi="Times New Roman" w:cs="Times New Roman"/>
          <w:lang w:eastAsia="ru-RU"/>
        </w:rPr>
        <w:t>К5 = 3: enforcement есть, но разрыв контекста и race condition (агент ушёл, не дождавшись ответа) снижают надёжность.</w:t>
      </w:r>
    </w:p>
    <w:p w14:paraId="43E83C44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3F5CC47C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ru-RU"/>
        </w:rPr>
      </w:pPr>
      <w:r w:rsidRPr="007C6876">
        <w:rPr>
          <w:rFonts w:ascii="Times New Roman" w:eastAsia="Times New Roman" w:hAnsi="Times New Roman" w:cs="Times New Roman"/>
          <w:b/>
          <w:bCs/>
          <w:lang w:eastAsia="ru-RU"/>
        </w:rPr>
        <w:t>Вариант 2: Статический R-level (жёстко зашитые уровни автономии)</w:t>
      </w:r>
    </w:p>
    <w:p w14:paraId="64EAA355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C6876">
        <w:rPr>
          <w:rFonts w:ascii="Times New Roman" w:eastAsia="Times New Roman" w:hAnsi="Times New Roman" w:cs="Times New Roman"/>
          <w:lang w:eastAsia="ru-RU"/>
        </w:rPr>
        <w:t>На этапе проектирования присваиваются жесткие правила оценки уровня риска (R-level), который не меняется без серьезных причин.</w:t>
      </w:r>
    </w:p>
    <w:p w14:paraId="1888EF5D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58538372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C6876">
        <w:rPr>
          <w:rFonts w:ascii="Times New Roman" w:eastAsia="Times New Roman" w:hAnsi="Times New Roman" w:cs="Times New Roman"/>
          <w:lang w:eastAsia="ru-RU"/>
        </w:rPr>
        <w:t>Критерий 1: Простота реализации</w:t>
      </w:r>
    </w:p>
    <w:p w14:paraId="16E6A341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C6876">
        <w:rPr>
          <w:rFonts w:ascii="Times New Roman" w:eastAsia="Times New Roman" w:hAnsi="Times New Roman" w:cs="Times New Roman"/>
          <w:lang w:eastAsia="ru-RU"/>
        </w:rPr>
        <w:t>Критерий 2: Соответствие корпоративным стандартам</w:t>
      </w:r>
    </w:p>
    <w:p w14:paraId="2911AB3D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C6876">
        <w:rPr>
          <w:rFonts w:ascii="Times New Roman" w:eastAsia="Times New Roman" w:hAnsi="Times New Roman" w:cs="Times New Roman"/>
          <w:lang w:eastAsia="ru-RU"/>
        </w:rPr>
        <w:t>Критерий 3: Поддерживаемость</w:t>
      </w:r>
    </w:p>
    <w:p w14:paraId="25E30699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C6876">
        <w:rPr>
          <w:rFonts w:ascii="Times New Roman" w:eastAsia="Times New Roman" w:hAnsi="Times New Roman" w:cs="Times New Roman"/>
          <w:lang w:eastAsia="ru-RU"/>
        </w:rPr>
        <w:t xml:space="preserve">Критерий 4: Скорость выхода на рынок </w:t>
      </w:r>
    </w:p>
    <w:p w14:paraId="1180E158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C6876">
        <w:rPr>
          <w:rFonts w:ascii="Times New Roman" w:eastAsia="Times New Roman" w:hAnsi="Times New Roman" w:cs="Times New Roman"/>
          <w:lang w:eastAsia="ru-RU"/>
        </w:rPr>
        <w:t>Критерий 5: Безопасность</w:t>
      </w:r>
    </w:p>
    <w:p w14:paraId="1851A491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C6876">
        <w:rPr>
          <w:rFonts w:ascii="Times New Roman" w:eastAsia="Times New Roman" w:hAnsi="Times New Roman" w:cs="Times New Roman"/>
          <w:lang w:eastAsia="ru-RU"/>
        </w:rPr>
        <w:t>К1 = 5: конфиг без runtime-движка — минимальная сложность.</w:t>
      </w:r>
    </w:p>
    <w:p w14:paraId="0F231FFA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C6876">
        <w:rPr>
          <w:rFonts w:ascii="Times New Roman" w:eastAsia="Times New Roman" w:hAnsi="Times New Roman" w:cs="Times New Roman"/>
          <w:lang w:eastAsia="ru-RU"/>
        </w:rPr>
        <w:t>К2 = 3: предсказуемо для аудита, но не соответствует адаптивной лестнице AI-Disrupt PDLC (§4.5.1) — уровень не пересчитывается по контексту.</w:t>
      </w:r>
    </w:p>
    <w:p w14:paraId="518E705E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C6876">
        <w:rPr>
          <w:rFonts w:ascii="Times New Roman" w:eastAsia="Times New Roman" w:hAnsi="Times New Roman" w:cs="Times New Roman"/>
          <w:lang w:eastAsia="ru-RU"/>
        </w:rPr>
        <w:t>К3 = 3: логика простая, но любое изменение порога = правка конфига + redeploy; поддержание актуальности правил трудоёмко.</w:t>
      </w:r>
    </w:p>
    <w:p w14:paraId="6079A8FA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C6876">
        <w:rPr>
          <w:rFonts w:ascii="Times New Roman" w:eastAsia="Times New Roman" w:hAnsi="Times New Roman" w:cs="Times New Roman"/>
          <w:lang w:eastAsia="ru-RU"/>
        </w:rPr>
        <w:t>К4 = 5: быстрее всех до первого релиза.</w:t>
      </w:r>
    </w:p>
    <w:p w14:paraId="36546F10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C6876">
        <w:rPr>
          <w:rFonts w:ascii="Times New Roman" w:eastAsia="Times New Roman" w:hAnsi="Times New Roman" w:cs="Times New Roman"/>
          <w:lang w:eastAsia="ru-RU"/>
        </w:rPr>
        <w:t>К5 = 2: under-control для стратегических задач (опасный кейс формально попадает в «автономный» тип и проходит без человека) — это дыра в безопасности.</w:t>
      </w:r>
    </w:p>
    <w:p w14:paraId="60359665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02D79BE1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ru-RU"/>
        </w:rPr>
      </w:pPr>
      <w:r w:rsidRPr="007C6876">
        <w:rPr>
          <w:rFonts w:ascii="Times New Roman" w:eastAsia="Times New Roman" w:hAnsi="Times New Roman" w:cs="Times New Roman"/>
          <w:b/>
          <w:bCs/>
          <w:lang w:eastAsia="ru-RU"/>
        </w:rPr>
        <w:t>Вариант 3: HITL через email-уведомления</w:t>
      </w:r>
    </w:p>
    <w:p w14:paraId="2483AB88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C6876">
        <w:rPr>
          <w:rFonts w:ascii="Times New Roman" w:eastAsia="Times New Roman" w:hAnsi="Times New Roman" w:cs="Times New Roman"/>
          <w:lang w:eastAsia="ru-RU"/>
        </w:rPr>
        <w:t xml:space="preserve">При   появлении критической ситуации, агент  сам отправляет </w:t>
      </w:r>
      <w:r w:rsidRPr="007C6876">
        <w:rPr>
          <w:rFonts w:ascii="Times New Roman" w:eastAsia="Times New Roman" w:hAnsi="Times New Roman" w:cs="Times New Roman"/>
          <w:lang w:val="en-US" w:eastAsia="ru-RU"/>
        </w:rPr>
        <w:t>email</w:t>
      </w:r>
      <w:r w:rsidRPr="007C6876">
        <w:rPr>
          <w:rFonts w:ascii="Times New Roman" w:eastAsia="Times New Roman" w:hAnsi="Times New Roman" w:cs="Times New Roman"/>
          <w:lang w:eastAsia="ru-RU"/>
        </w:rPr>
        <w:t xml:space="preserve"> андеррайтеру и ждет ответа на письмо, либо иного триггера действия.</w:t>
      </w:r>
    </w:p>
    <w:p w14:paraId="6A583B00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55DC617D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C6876">
        <w:rPr>
          <w:rFonts w:ascii="Times New Roman" w:eastAsia="Times New Roman" w:hAnsi="Times New Roman" w:cs="Times New Roman"/>
          <w:lang w:eastAsia="ru-RU"/>
        </w:rPr>
        <w:t>Критерий 1: Простота реализации</w:t>
      </w:r>
    </w:p>
    <w:p w14:paraId="0294E73C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C6876">
        <w:rPr>
          <w:rFonts w:ascii="Times New Roman" w:eastAsia="Times New Roman" w:hAnsi="Times New Roman" w:cs="Times New Roman"/>
          <w:lang w:eastAsia="ru-RU"/>
        </w:rPr>
        <w:t>Критерий 2: Соответствие корпоративным стандартам</w:t>
      </w:r>
    </w:p>
    <w:p w14:paraId="25778EB6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C6876">
        <w:rPr>
          <w:rFonts w:ascii="Times New Roman" w:eastAsia="Times New Roman" w:hAnsi="Times New Roman" w:cs="Times New Roman"/>
          <w:lang w:eastAsia="ru-RU"/>
        </w:rPr>
        <w:t>Критерий 3: Поддерживаемость</w:t>
      </w:r>
    </w:p>
    <w:p w14:paraId="76AAB282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C6876">
        <w:rPr>
          <w:rFonts w:ascii="Times New Roman" w:eastAsia="Times New Roman" w:hAnsi="Times New Roman" w:cs="Times New Roman"/>
          <w:lang w:eastAsia="ru-RU"/>
        </w:rPr>
        <w:t xml:space="preserve">Критерий 4: Скорость выхода на рынок </w:t>
      </w:r>
    </w:p>
    <w:p w14:paraId="0D8F26A2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C6876">
        <w:rPr>
          <w:rFonts w:ascii="Times New Roman" w:eastAsia="Times New Roman" w:hAnsi="Times New Roman" w:cs="Times New Roman"/>
          <w:lang w:eastAsia="ru-RU"/>
        </w:rPr>
        <w:t>Критерий 5: Безопасность</w:t>
      </w:r>
    </w:p>
    <w:p w14:paraId="47C9BCA3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C6876">
        <w:rPr>
          <w:rFonts w:ascii="Times New Roman" w:eastAsia="Times New Roman" w:hAnsi="Times New Roman" w:cs="Times New Roman"/>
          <w:lang w:eastAsia="ru-RU"/>
        </w:rPr>
        <w:t>К1 = 5: SMTP есть везде, порог входа нулевой.</w:t>
      </w:r>
    </w:p>
    <w:p w14:paraId="2156A45D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C6876">
        <w:rPr>
          <w:rFonts w:ascii="Times New Roman" w:eastAsia="Times New Roman" w:hAnsi="Times New Roman" w:cs="Times New Roman"/>
          <w:lang w:eastAsia="ru-RU"/>
        </w:rPr>
        <w:t>К2 = 1: решение живёт вне append-only audit; нет MFA-привязки к действию; для банка согласование финансовых решений через email-клик неприемлемо по compliance.</w:t>
      </w:r>
    </w:p>
    <w:p w14:paraId="13EC53E3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C6876">
        <w:rPr>
          <w:rFonts w:ascii="Times New Roman" w:eastAsia="Times New Roman" w:hAnsi="Times New Roman" w:cs="Times New Roman"/>
          <w:lang w:eastAsia="ru-RU"/>
        </w:rPr>
        <w:t>К3 = 2: парсинг почты для восстановления audit-цепочки хрупкий, единого контура нет.</w:t>
      </w:r>
    </w:p>
    <w:p w14:paraId="6C5AE59B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C6876">
        <w:rPr>
          <w:rFonts w:ascii="Times New Roman" w:eastAsia="Times New Roman" w:hAnsi="Times New Roman" w:cs="Times New Roman"/>
          <w:lang w:eastAsia="ru-RU"/>
        </w:rPr>
        <w:t>К4 = 5: работает сразу, без доработок платформы.</w:t>
      </w:r>
    </w:p>
    <w:p w14:paraId="762769B6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C6876">
        <w:rPr>
          <w:rFonts w:ascii="Times New Roman" w:eastAsia="Times New Roman" w:hAnsi="Times New Roman" w:cs="Times New Roman"/>
          <w:lang w:eastAsia="ru-RU"/>
        </w:rPr>
        <w:t>К5 = 1: ссылки одобрения в почте = вектор фишинга и перехвата; нет физического enforcement (только уведомление); race condition.</w:t>
      </w:r>
    </w:p>
    <w:p w14:paraId="610F5570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244DA04D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ru-RU"/>
        </w:rPr>
      </w:pPr>
      <w:r w:rsidRPr="007C6876">
        <w:rPr>
          <w:rFonts w:ascii="Times New Roman" w:eastAsia="Times New Roman" w:hAnsi="Times New Roman" w:cs="Times New Roman"/>
          <w:b/>
          <w:bCs/>
          <w:lang w:eastAsia="ru-RU"/>
        </w:rPr>
        <w:t>Вариант 4: HITL как часть IDP Portal (ВЫБРАН)</w:t>
      </w:r>
    </w:p>
    <w:p w14:paraId="510B720E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C6876">
        <w:rPr>
          <w:rFonts w:ascii="Times New Roman" w:eastAsia="Times New Roman" w:hAnsi="Times New Roman" w:cs="Times New Roman"/>
          <w:lang w:val="en-US" w:eastAsia="ru-RU"/>
        </w:rPr>
        <w:t>HITL</w:t>
      </w:r>
      <w:r w:rsidRPr="007C6876">
        <w:rPr>
          <w:rFonts w:ascii="Times New Roman" w:eastAsia="Times New Roman" w:hAnsi="Times New Roman" w:cs="Times New Roman"/>
          <w:lang w:eastAsia="ru-RU"/>
        </w:rPr>
        <w:t xml:space="preserve"> встраивается в </w:t>
      </w:r>
      <w:r w:rsidRPr="007C6876">
        <w:rPr>
          <w:rFonts w:ascii="Times New Roman" w:eastAsia="Times New Roman" w:hAnsi="Times New Roman" w:cs="Times New Roman"/>
          <w:lang w:val="en-US" w:eastAsia="ru-RU"/>
        </w:rPr>
        <w:t>IDP</w:t>
      </w:r>
      <w:r w:rsidRPr="007C6876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7C6876">
        <w:rPr>
          <w:rFonts w:ascii="Times New Roman" w:eastAsia="Times New Roman" w:hAnsi="Times New Roman" w:cs="Times New Roman"/>
          <w:lang w:val="en-US" w:eastAsia="ru-RU"/>
        </w:rPr>
        <w:t>Portal</w:t>
      </w:r>
      <w:r w:rsidRPr="007C6876">
        <w:rPr>
          <w:rFonts w:ascii="Times New Roman" w:eastAsia="Times New Roman" w:hAnsi="Times New Roman" w:cs="Times New Roman"/>
          <w:lang w:eastAsia="ru-RU"/>
        </w:rPr>
        <w:t xml:space="preserve">  как часть платформы. </w:t>
      </w:r>
    </w:p>
    <w:p w14:paraId="3F2352E3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492F9319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C6876">
        <w:rPr>
          <w:rFonts w:ascii="Times New Roman" w:eastAsia="Times New Roman" w:hAnsi="Times New Roman" w:cs="Times New Roman"/>
          <w:lang w:eastAsia="ru-RU"/>
        </w:rPr>
        <w:t>Критерий 1: Простота реализаци</w:t>
      </w:r>
    </w:p>
    <w:p w14:paraId="412B0E9B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C6876">
        <w:rPr>
          <w:rFonts w:ascii="Times New Roman" w:eastAsia="Times New Roman" w:hAnsi="Times New Roman" w:cs="Times New Roman"/>
          <w:lang w:eastAsia="ru-RU"/>
        </w:rPr>
        <w:t>Критерий 2: Соответствие корпоративным стандартам</w:t>
      </w:r>
    </w:p>
    <w:p w14:paraId="2BDC390F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C6876">
        <w:rPr>
          <w:rFonts w:ascii="Times New Roman" w:eastAsia="Times New Roman" w:hAnsi="Times New Roman" w:cs="Times New Roman"/>
          <w:lang w:eastAsia="ru-RU"/>
        </w:rPr>
        <w:t>Критерий 3: Поддерживаемость</w:t>
      </w:r>
    </w:p>
    <w:p w14:paraId="3A85CBBE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C6876">
        <w:rPr>
          <w:rFonts w:ascii="Times New Roman" w:eastAsia="Times New Roman" w:hAnsi="Times New Roman" w:cs="Times New Roman"/>
          <w:lang w:eastAsia="ru-RU"/>
        </w:rPr>
        <w:t xml:space="preserve">Критерий 4: Скорость выхода на рынок </w:t>
      </w:r>
    </w:p>
    <w:p w14:paraId="39E602F4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C6876">
        <w:rPr>
          <w:rFonts w:ascii="Times New Roman" w:eastAsia="Times New Roman" w:hAnsi="Times New Roman" w:cs="Times New Roman"/>
          <w:lang w:eastAsia="ru-RU"/>
        </w:rPr>
        <w:t>Критерий 5: Безопасность</w:t>
      </w:r>
    </w:p>
    <w:p w14:paraId="480C16B1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C6876">
        <w:rPr>
          <w:rFonts w:ascii="Times New Roman" w:eastAsia="Times New Roman" w:hAnsi="Times New Roman" w:cs="Times New Roman"/>
          <w:lang w:eastAsia="ru-RU"/>
        </w:rPr>
        <w:t>К1 = 2: требует доработки IDP Portal (AG-UI карточки, drill-down по Evidence Bundle, batch-approval, интеграция с Explainability) — самый высокий объём работ.</w:t>
      </w:r>
    </w:p>
    <w:p w14:paraId="12CF6C28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C6876">
        <w:rPr>
          <w:rFonts w:ascii="Times New Roman" w:eastAsia="Times New Roman" w:hAnsi="Times New Roman" w:cs="Times New Roman"/>
          <w:lang w:eastAsia="ru-RU"/>
        </w:rPr>
        <w:t xml:space="preserve">К2 = 5:, единый неизменяемый audit, полное соответствие AI-Disrupt PDLC и шаблонам </w:t>
      </w:r>
      <w:r w:rsidRPr="007C6876">
        <w:rPr>
          <w:rFonts w:ascii="Times New Roman" w:eastAsia="Times New Roman" w:hAnsi="Times New Roman" w:cs="Times New Roman"/>
          <w:lang w:val="en-US" w:eastAsia="ru-RU"/>
        </w:rPr>
        <w:t>Enterprise</w:t>
      </w:r>
      <w:r w:rsidRPr="007C6876">
        <w:rPr>
          <w:rFonts w:ascii="Times New Roman" w:eastAsia="Times New Roman" w:hAnsi="Times New Roman" w:cs="Times New Roman"/>
          <w:lang w:eastAsia="ru-RU"/>
        </w:rPr>
        <w:t>.</w:t>
      </w:r>
    </w:p>
    <w:p w14:paraId="3A74E491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C6876">
        <w:rPr>
          <w:rFonts w:ascii="Times New Roman" w:eastAsia="Times New Roman" w:hAnsi="Times New Roman" w:cs="Times New Roman"/>
          <w:lang w:eastAsia="ru-RU"/>
        </w:rPr>
        <w:t>К3 = 5: единый контур = один источник истины; это платформенный актив, переиспользуемый всеми агентными продуктами банка.</w:t>
      </w:r>
    </w:p>
    <w:p w14:paraId="317164B2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C6876">
        <w:rPr>
          <w:rFonts w:ascii="Times New Roman" w:eastAsia="Times New Roman" w:hAnsi="Times New Roman" w:cs="Times New Roman"/>
          <w:lang w:eastAsia="ru-RU"/>
        </w:rPr>
        <w:t>К4 = 2: первый релиз долгий из-за доработок IDP (но последующие продукты подключаются быстро — это инвестиция, а не разовая трата).</w:t>
      </w:r>
    </w:p>
    <w:p w14:paraId="6630C838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C6876">
        <w:rPr>
          <w:rFonts w:ascii="Times New Roman" w:eastAsia="Times New Roman" w:hAnsi="Times New Roman" w:cs="Times New Roman"/>
          <w:lang w:eastAsia="ru-RU"/>
        </w:rPr>
        <w:t>К5 = 5: enforcement через Policy Hook Bus, MFA-привязка, единый audit-trail, отсутствие фишинг-векторов.</w:t>
      </w:r>
    </w:p>
    <w:p w14:paraId="787DF816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13A36BD7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ru-RU"/>
        </w:rPr>
      </w:pPr>
    </w:p>
    <w:p w14:paraId="7F6CD6B7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ru-RU"/>
        </w:rPr>
      </w:pPr>
      <w:r w:rsidRPr="007C6876">
        <w:rPr>
          <w:rFonts w:ascii="Times New Roman" w:eastAsia="Times New Roman" w:hAnsi="Times New Roman" w:cs="Times New Roman"/>
          <w:b/>
          <w:bCs/>
          <w:lang w:eastAsia="ru-RU"/>
        </w:rPr>
        <w:t>Матрица оценок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7"/>
        <w:gridCol w:w="1209"/>
        <w:gridCol w:w="1411"/>
        <w:gridCol w:w="1969"/>
        <w:gridCol w:w="1154"/>
        <w:gridCol w:w="1385"/>
        <w:gridCol w:w="840"/>
      </w:tblGrid>
      <w:tr w:rsidR="007C6876" w:rsidRPr="007C6876" w14:paraId="3FFA4F61" w14:textId="77777777" w:rsidTr="00362DF2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0D7632DA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Вариант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0A899F27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К1 Простота реализации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5CAB595B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К2 Соответствие стандартам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348FEF1F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К3 Поддерживаемость</w:t>
            </w:r>
          </w:p>
        </w:tc>
        <w:tc>
          <w:tcPr>
            <w:tcW w:w="2210" w:type="dxa"/>
            <w:shd w:val="clear" w:color="auto" w:fill="F7F8FC"/>
            <w:vAlign w:val="center"/>
            <w:hideMark/>
          </w:tcPr>
          <w:p w14:paraId="10D543CB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К4 Скорость выхода </w:t>
            </w:r>
          </w:p>
        </w:tc>
        <w:tc>
          <w:tcPr>
            <w:tcW w:w="1357" w:type="dxa"/>
            <w:shd w:val="clear" w:color="auto" w:fill="F7F8FC"/>
            <w:vAlign w:val="center"/>
            <w:hideMark/>
          </w:tcPr>
          <w:p w14:paraId="609679D1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К5 Безопасность</w:t>
            </w:r>
          </w:p>
        </w:tc>
        <w:tc>
          <w:tcPr>
            <w:tcW w:w="2035" w:type="dxa"/>
            <w:shd w:val="clear" w:color="auto" w:fill="F7F8FC"/>
          </w:tcPr>
          <w:p w14:paraId="07CC342D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Итого</w:t>
            </w:r>
          </w:p>
        </w:tc>
      </w:tr>
      <w:tr w:rsidR="007C6876" w:rsidRPr="007C6876" w14:paraId="13CC2257" w14:textId="77777777" w:rsidTr="00362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41C73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1. Отдельный сервис</w:t>
            </w:r>
          </w:p>
        </w:tc>
        <w:tc>
          <w:tcPr>
            <w:tcW w:w="0" w:type="auto"/>
            <w:vAlign w:val="center"/>
            <w:hideMark/>
          </w:tcPr>
          <w:p w14:paraId="7E8423F1" w14:textId="77777777" w:rsidR="007C6876" w:rsidRPr="007C6876" w:rsidRDefault="007C6876" w:rsidP="007C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E63CF49" w14:textId="77777777" w:rsidR="007C6876" w:rsidRPr="007C6876" w:rsidRDefault="007C6876" w:rsidP="007C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13F6C4" w14:textId="77777777" w:rsidR="007C6876" w:rsidRPr="007C6876" w:rsidRDefault="007C6876" w:rsidP="007C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3</w:t>
            </w:r>
          </w:p>
        </w:tc>
        <w:tc>
          <w:tcPr>
            <w:tcW w:w="2210" w:type="dxa"/>
            <w:vAlign w:val="center"/>
            <w:hideMark/>
          </w:tcPr>
          <w:p w14:paraId="06EE8F7A" w14:textId="77777777" w:rsidR="007C6876" w:rsidRPr="007C6876" w:rsidRDefault="007C6876" w:rsidP="007C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4</w:t>
            </w:r>
          </w:p>
        </w:tc>
        <w:tc>
          <w:tcPr>
            <w:tcW w:w="1357" w:type="dxa"/>
            <w:vAlign w:val="center"/>
            <w:hideMark/>
          </w:tcPr>
          <w:p w14:paraId="0902FFBC" w14:textId="77777777" w:rsidR="007C6876" w:rsidRPr="007C6876" w:rsidRDefault="007C6876" w:rsidP="007C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3</w:t>
            </w:r>
          </w:p>
        </w:tc>
        <w:tc>
          <w:tcPr>
            <w:tcW w:w="2035" w:type="dxa"/>
          </w:tcPr>
          <w:p w14:paraId="53197C8D" w14:textId="77777777" w:rsidR="007C6876" w:rsidRPr="007C6876" w:rsidRDefault="007C6876" w:rsidP="007C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16</w:t>
            </w:r>
          </w:p>
        </w:tc>
      </w:tr>
      <w:tr w:rsidR="007C6876" w:rsidRPr="007C6876" w14:paraId="0FF773E6" w14:textId="77777777" w:rsidTr="00362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E136A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2. Статический R-level</w:t>
            </w:r>
          </w:p>
        </w:tc>
        <w:tc>
          <w:tcPr>
            <w:tcW w:w="0" w:type="auto"/>
            <w:vAlign w:val="center"/>
            <w:hideMark/>
          </w:tcPr>
          <w:p w14:paraId="634B78A3" w14:textId="77777777" w:rsidR="007C6876" w:rsidRPr="007C6876" w:rsidRDefault="007C6876" w:rsidP="007C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15FE8B8" w14:textId="77777777" w:rsidR="007C6876" w:rsidRPr="007C6876" w:rsidRDefault="007C6876" w:rsidP="007C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6FBD13" w14:textId="77777777" w:rsidR="007C6876" w:rsidRPr="007C6876" w:rsidRDefault="007C6876" w:rsidP="007C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3</w:t>
            </w:r>
          </w:p>
        </w:tc>
        <w:tc>
          <w:tcPr>
            <w:tcW w:w="2210" w:type="dxa"/>
            <w:vAlign w:val="center"/>
            <w:hideMark/>
          </w:tcPr>
          <w:p w14:paraId="54B560C3" w14:textId="77777777" w:rsidR="007C6876" w:rsidRPr="007C6876" w:rsidRDefault="007C6876" w:rsidP="007C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5</w:t>
            </w:r>
          </w:p>
        </w:tc>
        <w:tc>
          <w:tcPr>
            <w:tcW w:w="1357" w:type="dxa"/>
            <w:vAlign w:val="center"/>
            <w:hideMark/>
          </w:tcPr>
          <w:p w14:paraId="4D4DF108" w14:textId="77777777" w:rsidR="007C6876" w:rsidRPr="007C6876" w:rsidRDefault="007C6876" w:rsidP="007C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</w:t>
            </w:r>
          </w:p>
        </w:tc>
        <w:tc>
          <w:tcPr>
            <w:tcW w:w="2035" w:type="dxa"/>
          </w:tcPr>
          <w:p w14:paraId="422491BA" w14:textId="77777777" w:rsidR="007C6876" w:rsidRPr="007C6876" w:rsidRDefault="007C6876" w:rsidP="007C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18</w:t>
            </w:r>
          </w:p>
        </w:tc>
      </w:tr>
      <w:tr w:rsidR="007C6876" w:rsidRPr="007C6876" w14:paraId="29DD6392" w14:textId="77777777" w:rsidTr="00362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6048A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3. Email-уведомления</w:t>
            </w:r>
          </w:p>
        </w:tc>
        <w:tc>
          <w:tcPr>
            <w:tcW w:w="0" w:type="auto"/>
            <w:vAlign w:val="center"/>
            <w:hideMark/>
          </w:tcPr>
          <w:p w14:paraId="0488EEA3" w14:textId="77777777" w:rsidR="007C6876" w:rsidRPr="007C6876" w:rsidRDefault="007C6876" w:rsidP="007C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437A827" w14:textId="77777777" w:rsidR="007C6876" w:rsidRPr="007C6876" w:rsidRDefault="007C6876" w:rsidP="007C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3A97D7" w14:textId="77777777" w:rsidR="007C6876" w:rsidRPr="007C6876" w:rsidRDefault="007C6876" w:rsidP="007C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</w:t>
            </w:r>
          </w:p>
        </w:tc>
        <w:tc>
          <w:tcPr>
            <w:tcW w:w="2210" w:type="dxa"/>
            <w:vAlign w:val="center"/>
            <w:hideMark/>
          </w:tcPr>
          <w:p w14:paraId="00DFEB60" w14:textId="77777777" w:rsidR="007C6876" w:rsidRPr="007C6876" w:rsidRDefault="007C6876" w:rsidP="007C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5</w:t>
            </w:r>
          </w:p>
        </w:tc>
        <w:tc>
          <w:tcPr>
            <w:tcW w:w="1357" w:type="dxa"/>
            <w:vAlign w:val="center"/>
            <w:hideMark/>
          </w:tcPr>
          <w:p w14:paraId="2955744E" w14:textId="77777777" w:rsidR="007C6876" w:rsidRPr="007C6876" w:rsidRDefault="007C6876" w:rsidP="007C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</w:t>
            </w:r>
          </w:p>
        </w:tc>
        <w:tc>
          <w:tcPr>
            <w:tcW w:w="2035" w:type="dxa"/>
          </w:tcPr>
          <w:p w14:paraId="4E5B912E" w14:textId="77777777" w:rsidR="007C6876" w:rsidRPr="007C6876" w:rsidRDefault="007C6876" w:rsidP="007C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14</w:t>
            </w:r>
          </w:p>
        </w:tc>
      </w:tr>
      <w:tr w:rsidR="007C6876" w:rsidRPr="007C6876" w14:paraId="523DED4B" w14:textId="77777777" w:rsidTr="00362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1AFB5" w14:textId="77777777" w:rsidR="007C6876" w:rsidRPr="007C6876" w:rsidRDefault="007C6876" w:rsidP="007C6876">
            <w:pPr>
              <w:spacing w:after="0" w:line="240" w:lineRule="auto"/>
              <w:rPr>
                <w:rFonts w:eastAsia="Times New Roman" w:cs="Times New Roman"/>
                <w:b/>
                <w:bCs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4. Часть IDP Portal </w:t>
            </w:r>
          </w:p>
        </w:tc>
        <w:tc>
          <w:tcPr>
            <w:tcW w:w="0" w:type="auto"/>
            <w:vAlign w:val="center"/>
            <w:hideMark/>
          </w:tcPr>
          <w:p w14:paraId="4BFE7A29" w14:textId="77777777" w:rsidR="007C6876" w:rsidRPr="007C6876" w:rsidRDefault="007C6876" w:rsidP="007C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A154B4" w14:textId="77777777" w:rsidR="007C6876" w:rsidRPr="007C6876" w:rsidRDefault="007C6876" w:rsidP="007C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43B671D" w14:textId="77777777" w:rsidR="007C6876" w:rsidRPr="007C6876" w:rsidRDefault="007C6876" w:rsidP="007C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5</w:t>
            </w:r>
          </w:p>
        </w:tc>
        <w:tc>
          <w:tcPr>
            <w:tcW w:w="2210" w:type="dxa"/>
            <w:vAlign w:val="center"/>
            <w:hideMark/>
          </w:tcPr>
          <w:p w14:paraId="05EFA8C4" w14:textId="77777777" w:rsidR="007C6876" w:rsidRPr="007C6876" w:rsidRDefault="007C6876" w:rsidP="007C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</w:t>
            </w:r>
          </w:p>
        </w:tc>
        <w:tc>
          <w:tcPr>
            <w:tcW w:w="1357" w:type="dxa"/>
            <w:vAlign w:val="center"/>
            <w:hideMark/>
          </w:tcPr>
          <w:p w14:paraId="562A29E3" w14:textId="77777777" w:rsidR="007C6876" w:rsidRPr="007C6876" w:rsidRDefault="007C6876" w:rsidP="007C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5</w:t>
            </w:r>
          </w:p>
        </w:tc>
        <w:tc>
          <w:tcPr>
            <w:tcW w:w="2035" w:type="dxa"/>
          </w:tcPr>
          <w:p w14:paraId="2A95DCA2" w14:textId="77777777" w:rsidR="007C6876" w:rsidRPr="007C6876" w:rsidRDefault="007C6876" w:rsidP="007C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19</w:t>
            </w:r>
          </w:p>
        </w:tc>
      </w:tr>
    </w:tbl>
    <w:p w14:paraId="2CC54A29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ru-RU"/>
        </w:rPr>
      </w:pPr>
    </w:p>
    <w:p w14:paraId="27BAE0A9" w14:textId="77777777" w:rsidR="007C6876" w:rsidRPr="007C6876" w:rsidRDefault="007C6876" w:rsidP="007C6876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48"/>
          <w:szCs w:val="48"/>
          <w:lang w:eastAsia="ru-RU"/>
        </w:rPr>
      </w:pPr>
      <w:r w:rsidRPr="007C68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</w:t>
      </w:r>
      <w:r w:rsidRPr="007C6876">
        <w:rPr>
          <w:rFonts w:ascii="Times New Roman" w:eastAsia="Times New Roman" w:hAnsi="Times New Roman" w:cs="Times New Roman"/>
          <w:b/>
          <w:bCs/>
          <w:lang w:eastAsia="ru-RU"/>
        </w:rPr>
        <w:t>.2 Информационная архитектура</w:t>
      </w:r>
      <w:r w:rsidRPr="007C6876">
        <w:rPr>
          <w:rFonts w:ascii="Times New Roman" w:eastAsia="Times New Roman" w:hAnsi="Times New Roman" w:cs="Times New Roman"/>
          <w:lang w:eastAsia="ru-RU"/>
        </w:rPr>
        <w:br/>
      </w:r>
    </w:p>
    <w:p w14:paraId="37D2E70F" w14:textId="62582828" w:rsidR="003B6C04" w:rsidRPr="003B6C04" w:rsidRDefault="003B6C04" w:rsidP="003B6C04">
      <w:pPr>
        <w:tabs>
          <w:tab w:val="left" w:pos="7274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AA8C166" w14:textId="6DE53291" w:rsidR="007C6876" w:rsidRPr="007C6876" w:rsidRDefault="003B6C04" w:rsidP="007C6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drawing>
          <wp:inline distT="0" distB="0" distL="0" distR="0" wp14:anchorId="75CD697F" wp14:editId="26AA49FD">
            <wp:extent cx="6696075" cy="69532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6075" cy="6953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101A47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76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информационных потоков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"/>
        <w:gridCol w:w="1113"/>
        <w:gridCol w:w="1083"/>
        <w:gridCol w:w="1061"/>
        <w:gridCol w:w="1677"/>
        <w:gridCol w:w="1527"/>
        <w:gridCol w:w="770"/>
        <w:gridCol w:w="911"/>
        <w:gridCol w:w="798"/>
      </w:tblGrid>
      <w:tr w:rsidR="001B70F4" w:rsidRPr="007C6876" w14:paraId="627823B3" w14:textId="77777777" w:rsidTr="001274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CD06CA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178A2391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данных</w:t>
            </w:r>
          </w:p>
        </w:tc>
        <w:tc>
          <w:tcPr>
            <w:tcW w:w="0" w:type="auto"/>
            <w:vAlign w:val="center"/>
            <w:hideMark/>
          </w:tcPr>
          <w:p w14:paraId="29831D49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Источник</w:t>
            </w:r>
          </w:p>
        </w:tc>
        <w:tc>
          <w:tcPr>
            <w:tcW w:w="0" w:type="auto"/>
            <w:vAlign w:val="center"/>
            <w:hideMark/>
          </w:tcPr>
          <w:p w14:paraId="2607486C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Получатель</w:t>
            </w:r>
          </w:p>
        </w:tc>
        <w:tc>
          <w:tcPr>
            <w:tcW w:w="0" w:type="auto"/>
            <w:vAlign w:val="center"/>
            <w:hideMark/>
          </w:tcPr>
          <w:p w14:paraId="007214FB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Сущности в потоке</w:t>
            </w:r>
          </w:p>
        </w:tc>
        <w:tc>
          <w:tcPr>
            <w:tcW w:w="0" w:type="auto"/>
            <w:vAlign w:val="center"/>
            <w:hideMark/>
          </w:tcPr>
          <w:p w14:paraId="339B8813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 (когда и зачем)</w:t>
            </w:r>
          </w:p>
        </w:tc>
        <w:tc>
          <w:tcPr>
            <w:tcW w:w="0" w:type="auto"/>
            <w:vAlign w:val="center"/>
            <w:hideMark/>
          </w:tcPr>
          <w:p w14:paraId="70BFFECB" w14:textId="77777777" w:rsidR="007C6876" w:rsidRPr="00C874F5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74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109E9870" w14:textId="77777777" w:rsidR="007C6876" w:rsidRPr="00C874F5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74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Протокол</w:t>
            </w:r>
          </w:p>
        </w:tc>
        <w:tc>
          <w:tcPr>
            <w:tcW w:w="0" w:type="auto"/>
            <w:vAlign w:val="center"/>
            <w:hideMark/>
          </w:tcPr>
          <w:p w14:paraId="2F4AC519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Нагрузка</w:t>
            </w:r>
          </w:p>
        </w:tc>
      </w:tr>
      <w:tr w:rsidR="001B70F4" w:rsidRPr="007C6876" w14:paraId="2D494526" w14:textId="77777777" w:rsidTr="00127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E7F24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П01</w:t>
            </w:r>
          </w:p>
        </w:tc>
        <w:tc>
          <w:tcPr>
            <w:tcW w:w="0" w:type="auto"/>
            <w:vAlign w:val="center"/>
            <w:hideMark/>
          </w:tcPr>
          <w:p w14:paraId="7F605E3E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Запрос HITL (Evidence Bundle)</w:t>
            </w:r>
          </w:p>
        </w:tc>
        <w:tc>
          <w:tcPr>
            <w:tcW w:w="0" w:type="auto"/>
            <w:vAlign w:val="center"/>
            <w:hideMark/>
          </w:tcPr>
          <w:p w14:paraId="2F0C6C62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Worker Agent</w:t>
            </w:r>
          </w:p>
        </w:tc>
        <w:tc>
          <w:tcPr>
            <w:tcW w:w="0" w:type="auto"/>
            <w:vAlign w:val="center"/>
            <w:hideMark/>
          </w:tcPr>
          <w:p w14:paraId="0AA6A8D2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Temporal Workflow Engine</w:t>
            </w:r>
          </w:p>
        </w:tc>
        <w:tc>
          <w:tcPr>
            <w:tcW w:w="0" w:type="auto"/>
            <w:vAlign w:val="center"/>
            <w:hideMark/>
          </w:tcPr>
          <w:p w14:paraId="36A74320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{workflow_id, task_id, application_id, evidence_bundle_ref, ai_recommendation, escalation_reason}</w:t>
            </w:r>
          </w:p>
        </w:tc>
        <w:tc>
          <w:tcPr>
            <w:tcW w:w="0" w:type="auto"/>
            <w:vAlign w:val="center"/>
            <w:hideMark/>
          </w:tcPr>
          <w:p w14:paraId="49C6FD5D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Агент сообщает оркестратору, что автоматическое выполнение текущего шага невозможно и требуется участие человека. Передаются результаты анализа и причина эскалации.</w:t>
            </w:r>
          </w:p>
        </w:tc>
        <w:tc>
          <w:tcPr>
            <w:tcW w:w="0" w:type="auto"/>
            <w:vAlign w:val="center"/>
            <w:hideMark/>
          </w:tcPr>
          <w:p w14:paraId="71F2B159" w14:textId="1F7258A5" w:rsidR="007C6876" w:rsidRPr="001B70F4" w:rsidRDefault="001B70F4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068A9800" w14:textId="0A00805E" w:rsidR="007C6876" w:rsidRPr="00C874F5" w:rsidRDefault="003B6C04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74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kafka over TLS (mTLS)</w:t>
            </w:r>
          </w:p>
        </w:tc>
        <w:tc>
          <w:tcPr>
            <w:tcW w:w="0" w:type="auto"/>
            <w:vAlign w:val="center"/>
            <w:hideMark/>
          </w:tcPr>
          <w:p w14:paraId="0DF5E470" w14:textId="0E76FFBA" w:rsidR="0012743B" w:rsidRPr="007C6876" w:rsidRDefault="0012743B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27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(~20 KB) × 50 msg/day</w:t>
            </w:r>
          </w:p>
        </w:tc>
      </w:tr>
      <w:tr w:rsidR="001B70F4" w:rsidRPr="007C6876" w14:paraId="1A44152A" w14:textId="77777777" w:rsidTr="00127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E9FF0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П02</w:t>
            </w:r>
          </w:p>
        </w:tc>
        <w:tc>
          <w:tcPr>
            <w:tcW w:w="0" w:type="auto"/>
            <w:vAlign w:val="center"/>
            <w:hideMark/>
          </w:tcPr>
          <w:p w14:paraId="537AB1EC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Запрос проверки политики</w:t>
            </w:r>
          </w:p>
        </w:tc>
        <w:tc>
          <w:tcPr>
            <w:tcW w:w="0" w:type="auto"/>
            <w:vAlign w:val="center"/>
            <w:hideMark/>
          </w:tcPr>
          <w:p w14:paraId="25088EC4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Temporal Workflow Engine</w:t>
            </w:r>
          </w:p>
        </w:tc>
        <w:tc>
          <w:tcPr>
            <w:tcW w:w="0" w:type="auto"/>
            <w:vAlign w:val="center"/>
            <w:hideMark/>
          </w:tcPr>
          <w:p w14:paraId="5459BB7C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Policy Hook Bus (OPA Rego)</w:t>
            </w:r>
          </w:p>
        </w:tc>
        <w:tc>
          <w:tcPr>
            <w:tcW w:w="0" w:type="auto"/>
            <w:vAlign w:val="center"/>
            <w:hideMark/>
          </w:tcPr>
          <w:p w14:paraId="117A6C6D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{workflow_id, application_id, risk_level, evidence_bundle_ref}</w:t>
            </w:r>
          </w:p>
        </w:tc>
        <w:tc>
          <w:tcPr>
            <w:tcW w:w="0" w:type="auto"/>
            <w:vAlign w:val="center"/>
            <w:hideMark/>
          </w:tcPr>
          <w:p w14:paraId="209E460D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После получения запроса HITL Temporal инициирует проверку политик банка для определения необходимости передачи заявки человеку.</w:t>
            </w:r>
          </w:p>
        </w:tc>
        <w:tc>
          <w:tcPr>
            <w:tcW w:w="0" w:type="auto"/>
            <w:vAlign w:val="center"/>
            <w:hideMark/>
          </w:tcPr>
          <w:p w14:paraId="72F219E4" w14:textId="77777777" w:rsidR="007C6876" w:rsidRPr="00C874F5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74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4CD8305F" w14:textId="77777777" w:rsidR="007C6876" w:rsidRPr="00C874F5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74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REST</w:t>
            </w:r>
          </w:p>
          <w:p w14:paraId="1CC47FC2" w14:textId="77777777" w:rsidR="007C6876" w:rsidRPr="00C874F5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874F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over mTLS</w:t>
            </w:r>
          </w:p>
        </w:tc>
        <w:tc>
          <w:tcPr>
            <w:tcW w:w="0" w:type="auto"/>
            <w:vAlign w:val="center"/>
            <w:hideMark/>
          </w:tcPr>
          <w:p w14:paraId="396607C0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~5 KB</w:t>
            </w:r>
          </w:p>
        </w:tc>
      </w:tr>
      <w:tr w:rsidR="001B70F4" w:rsidRPr="007C6876" w14:paraId="1F4A6770" w14:textId="77777777" w:rsidTr="00127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C9984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П03</w:t>
            </w:r>
          </w:p>
        </w:tc>
        <w:tc>
          <w:tcPr>
            <w:tcW w:w="0" w:type="auto"/>
            <w:vAlign w:val="center"/>
            <w:hideMark/>
          </w:tcPr>
          <w:p w14:paraId="4FCA2BB4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 проверки политики</w:t>
            </w:r>
          </w:p>
        </w:tc>
        <w:tc>
          <w:tcPr>
            <w:tcW w:w="0" w:type="auto"/>
            <w:vAlign w:val="center"/>
            <w:hideMark/>
          </w:tcPr>
          <w:p w14:paraId="19FB6E90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Policy Hook Bus (OPA Rego)</w:t>
            </w:r>
          </w:p>
        </w:tc>
        <w:tc>
          <w:tcPr>
            <w:tcW w:w="0" w:type="auto"/>
            <w:vAlign w:val="center"/>
            <w:hideMark/>
          </w:tcPr>
          <w:p w14:paraId="5DCD3971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Temporal Workflow Engine</w:t>
            </w:r>
          </w:p>
        </w:tc>
        <w:tc>
          <w:tcPr>
            <w:tcW w:w="0" w:type="auto"/>
            <w:vAlign w:val="center"/>
            <w:hideMark/>
          </w:tcPr>
          <w:p w14:paraId="2521878F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{decision, policy_id, reason_code}</w:t>
            </w:r>
          </w:p>
        </w:tc>
        <w:tc>
          <w:tcPr>
            <w:tcW w:w="0" w:type="auto"/>
            <w:vAlign w:val="center"/>
            <w:hideMark/>
          </w:tcPr>
          <w:p w14:paraId="125A34D2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Возвращает результат проверки (ALLOW, DENY, ESCALATE). При результате ESCALATE Workflow переводится в режим Human in the Loop.</w:t>
            </w:r>
          </w:p>
        </w:tc>
        <w:tc>
          <w:tcPr>
            <w:tcW w:w="0" w:type="auto"/>
            <w:vAlign w:val="center"/>
            <w:hideMark/>
          </w:tcPr>
          <w:p w14:paraId="29A914C9" w14:textId="77777777" w:rsidR="007C6876" w:rsidRPr="00C874F5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74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14:paraId="568F3B36" w14:textId="77777777" w:rsidR="007C6876" w:rsidRPr="00C874F5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74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REST</w:t>
            </w:r>
          </w:p>
          <w:p w14:paraId="4FDF5870" w14:textId="77777777" w:rsidR="007C6876" w:rsidRPr="00C874F5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74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over mTLS</w:t>
            </w:r>
          </w:p>
        </w:tc>
        <w:tc>
          <w:tcPr>
            <w:tcW w:w="0" w:type="auto"/>
            <w:vAlign w:val="center"/>
            <w:hideMark/>
          </w:tcPr>
          <w:p w14:paraId="4650A803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~2 KB</w:t>
            </w:r>
          </w:p>
        </w:tc>
      </w:tr>
      <w:tr w:rsidR="001B70F4" w:rsidRPr="007C6876" w14:paraId="2298EAF9" w14:textId="77777777" w:rsidTr="00127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F0031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П04</w:t>
            </w:r>
          </w:p>
        </w:tc>
        <w:tc>
          <w:tcPr>
            <w:tcW w:w="0" w:type="auto"/>
            <w:vAlign w:val="center"/>
            <w:hideMark/>
          </w:tcPr>
          <w:p w14:paraId="31671CBC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Human Task</w:t>
            </w:r>
          </w:p>
        </w:tc>
        <w:tc>
          <w:tcPr>
            <w:tcW w:w="0" w:type="auto"/>
            <w:vAlign w:val="center"/>
            <w:hideMark/>
          </w:tcPr>
          <w:p w14:paraId="5BC63655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Temporal Workflow Engine</w:t>
            </w:r>
          </w:p>
        </w:tc>
        <w:tc>
          <w:tcPr>
            <w:tcW w:w="0" w:type="auto"/>
            <w:vAlign w:val="center"/>
            <w:hideMark/>
          </w:tcPr>
          <w:p w14:paraId="5E1F3325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Integrated Development Portal (+HITL)</w:t>
            </w:r>
          </w:p>
        </w:tc>
        <w:tc>
          <w:tcPr>
            <w:tcW w:w="0" w:type="auto"/>
            <w:vAlign w:val="center"/>
            <w:hideMark/>
          </w:tcPr>
          <w:p w14:paraId="6DF9EB3B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{task_id, application_id, ai_recommendation, evidence_bundle_ref, due_date}</w:t>
            </w:r>
          </w:p>
        </w:tc>
        <w:tc>
          <w:tcPr>
            <w:tcW w:w="0" w:type="auto"/>
            <w:vAlign w:val="center"/>
            <w:hideMark/>
          </w:tcPr>
          <w:p w14:paraId="27C219A4" w14:textId="770E3A35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Temporal создает задачу HITL и</w:t>
            </w:r>
            <w:r w:rsidR="004E59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реальном времени</w:t>
            </w: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публикует ее в интерфейсе андеррайтера для ручного рассмотрения заявки.</w:t>
            </w:r>
          </w:p>
        </w:tc>
        <w:tc>
          <w:tcPr>
            <w:tcW w:w="0" w:type="auto"/>
            <w:vAlign w:val="center"/>
            <w:hideMark/>
          </w:tcPr>
          <w:p w14:paraId="5C5E6EEF" w14:textId="6F4BEC19" w:rsidR="007C6876" w:rsidRPr="001B70F4" w:rsidRDefault="001B70F4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Stream</w:t>
            </w:r>
          </w:p>
        </w:tc>
        <w:tc>
          <w:tcPr>
            <w:tcW w:w="0" w:type="auto"/>
            <w:vAlign w:val="center"/>
            <w:hideMark/>
          </w:tcPr>
          <w:p w14:paraId="2DD2B62B" w14:textId="10422DAA" w:rsidR="007C6876" w:rsidRPr="00C874F5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74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WebSocket</w:t>
            </w:r>
            <w:r w:rsidR="0075653D" w:rsidRPr="00C874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="0075653D" w:rsidRPr="00C874F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over mTLS</w:t>
            </w:r>
          </w:p>
        </w:tc>
        <w:tc>
          <w:tcPr>
            <w:tcW w:w="0" w:type="auto"/>
            <w:vAlign w:val="center"/>
            <w:hideMark/>
          </w:tcPr>
          <w:p w14:paraId="07A36651" w14:textId="4E0DE13E" w:rsidR="007C6876" w:rsidRPr="007C6876" w:rsidRDefault="0012743B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27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(~20 KB) × 50 msg/day</w:t>
            </w:r>
          </w:p>
        </w:tc>
      </w:tr>
      <w:tr w:rsidR="001B70F4" w:rsidRPr="007C6876" w14:paraId="20079C28" w14:textId="77777777" w:rsidTr="00127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B191D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П05</w:t>
            </w:r>
          </w:p>
        </w:tc>
        <w:tc>
          <w:tcPr>
            <w:tcW w:w="0" w:type="auto"/>
            <w:vAlign w:val="center"/>
            <w:hideMark/>
          </w:tcPr>
          <w:p w14:paraId="107F5264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Учетные данные пользователя</w:t>
            </w:r>
          </w:p>
        </w:tc>
        <w:tc>
          <w:tcPr>
            <w:tcW w:w="0" w:type="auto"/>
            <w:vAlign w:val="center"/>
            <w:hideMark/>
          </w:tcPr>
          <w:p w14:paraId="7F888C88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Андеррайтер</w:t>
            </w:r>
          </w:p>
        </w:tc>
        <w:tc>
          <w:tcPr>
            <w:tcW w:w="0" w:type="auto"/>
            <w:vAlign w:val="center"/>
            <w:hideMark/>
          </w:tcPr>
          <w:p w14:paraId="3484452D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Integrated Development Portal (+HITL)</w:t>
            </w:r>
          </w:p>
        </w:tc>
        <w:tc>
          <w:tcPr>
            <w:tcW w:w="0" w:type="auto"/>
            <w:vAlign w:val="center"/>
            <w:hideMark/>
          </w:tcPr>
          <w:p w14:paraId="515EAE48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{username, MFA_code, access_token}</w:t>
            </w:r>
          </w:p>
        </w:tc>
        <w:tc>
          <w:tcPr>
            <w:tcW w:w="0" w:type="auto"/>
            <w:vAlign w:val="center"/>
            <w:hideMark/>
          </w:tcPr>
          <w:p w14:paraId="3850DF51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Выполняется аутентификация андеррайтера перед доступом к задаче и принятием решения.</w:t>
            </w:r>
          </w:p>
        </w:tc>
        <w:tc>
          <w:tcPr>
            <w:tcW w:w="0" w:type="auto"/>
            <w:vAlign w:val="center"/>
            <w:hideMark/>
          </w:tcPr>
          <w:p w14:paraId="1193F421" w14:textId="77777777" w:rsidR="007C6876" w:rsidRPr="00C874F5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74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74095753" w14:textId="77777777" w:rsidR="007C6876" w:rsidRPr="00C874F5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74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HTTPS / OpenID Connect</w:t>
            </w:r>
          </w:p>
        </w:tc>
        <w:tc>
          <w:tcPr>
            <w:tcW w:w="0" w:type="auto"/>
            <w:vAlign w:val="center"/>
            <w:hideMark/>
          </w:tcPr>
          <w:p w14:paraId="2567F3FB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~2 KB</w:t>
            </w:r>
          </w:p>
        </w:tc>
      </w:tr>
      <w:tr w:rsidR="001B70F4" w:rsidRPr="007C6876" w14:paraId="4016C686" w14:textId="77777777" w:rsidTr="00127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E784E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П06</w:t>
            </w:r>
          </w:p>
        </w:tc>
        <w:tc>
          <w:tcPr>
            <w:tcW w:w="0" w:type="auto"/>
            <w:vAlign w:val="center"/>
            <w:hideMark/>
          </w:tcPr>
          <w:p w14:paraId="635A3701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Решение андеррайтера</w:t>
            </w:r>
          </w:p>
        </w:tc>
        <w:tc>
          <w:tcPr>
            <w:tcW w:w="0" w:type="auto"/>
            <w:vAlign w:val="center"/>
            <w:hideMark/>
          </w:tcPr>
          <w:p w14:paraId="16FD0612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Integrated Development Portal (+HITL)</w:t>
            </w:r>
          </w:p>
        </w:tc>
        <w:tc>
          <w:tcPr>
            <w:tcW w:w="0" w:type="auto"/>
            <w:vAlign w:val="center"/>
            <w:hideMark/>
          </w:tcPr>
          <w:p w14:paraId="03DE98D0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Temporal Workflow Engine</w:t>
            </w:r>
          </w:p>
        </w:tc>
        <w:tc>
          <w:tcPr>
            <w:tcW w:w="0" w:type="auto"/>
            <w:vAlign w:val="center"/>
            <w:hideMark/>
          </w:tcPr>
          <w:p w14:paraId="0D9926DA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{task_id, decision, reviewer_id, comment, decision_timestamp}</w:t>
            </w:r>
          </w:p>
        </w:tc>
        <w:tc>
          <w:tcPr>
            <w:tcW w:w="0" w:type="auto"/>
            <w:vAlign w:val="center"/>
            <w:hideMark/>
          </w:tcPr>
          <w:p w14:paraId="47743104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Передает решение (Approve, Reject, Request info) для продолжения выполнения Workflow.</w:t>
            </w:r>
          </w:p>
        </w:tc>
        <w:tc>
          <w:tcPr>
            <w:tcW w:w="0" w:type="auto"/>
            <w:vAlign w:val="center"/>
            <w:hideMark/>
          </w:tcPr>
          <w:p w14:paraId="4F894CA8" w14:textId="0A703DED" w:rsidR="007C6876" w:rsidRPr="001B70F4" w:rsidRDefault="001B70F4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Stream</w:t>
            </w:r>
          </w:p>
        </w:tc>
        <w:tc>
          <w:tcPr>
            <w:tcW w:w="0" w:type="auto"/>
            <w:vAlign w:val="center"/>
            <w:hideMark/>
          </w:tcPr>
          <w:p w14:paraId="32F67671" w14:textId="77777777" w:rsidR="0075653D" w:rsidRPr="00C874F5" w:rsidRDefault="0075653D" w:rsidP="00756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74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WebSocket</w:t>
            </w:r>
          </w:p>
          <w:p w14:paraId="614E9994" w14:textId="342AA47E" w:rsidR="007C6876" w:rsidRPr="00C874F5" w:rsidRDefault="0075653D" w:rsidP="00756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74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over mTLS</w:t>
            </w:r>
          </w:p>
        </w:tc>
        <w:tc>
          <w:tcPr>
            <w:tcW w:w="0" w:type="auto"/>
            <w:vAlign w:val="center"/>
            <w:hideMark/>
          </w:tcPr>
          <w:p w14:paraId="1F66A6B9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~5 KB</w:t>
            </w:r>
          </w:p>
        </w:tc>
      </w:tr>
      <w:tr w:rsidR="001B70F4" w:rsidRPr="007C6876" w14:paraId="24292B7E" w14:textId="77777777" w:rsidTr="00127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AC8D0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П07</w:t>
            </w:r>
          </w:p>
        </w:tc>
        <w:tc>
          <w:tcPr>
            <w:tcW w:w="0" w:type="auto"/>
            <w:vAlign w:val="center"/>
            <w:hideMark/>
          </w:tcPr>
          <w:p w14:paraId="3286AE01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 HITL</w:t>
            </w:r>
          </w:p>
        </w:tc>
        <w:tc>
          <w:tcPr>
            <w:tcW w:w="0" w:type="auto"/>
            <w:vAlign w:val="center"/>
            <w:hideMark/>
          </w:tcPr>
          <w:p w14:paraId="73CE190D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Temporal Workflow Engine</w:t>
            </w:r>
          </w:p>
        </w:tc>
        <w:tc>
          <w:tcPr>
            <w:tcW w:w="0" w:type="auto"/>
            <w:vAlign w:val="center"/>
            <w:hideMark/>
          </w:tcPr>
          <w:p w14:paraId="44A40CDF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Worker Agent</w:t>
            </w:r>
          </w:p>
        </w:tc>
        <w:tc>
          <w:tcPr>
            <w:tcW w:w="0" w:type="auto"/>
            <w:vAlign w:val="center"/>
            <w:hideMark/>
          </w:tcPr>
          <w:p w14:paraId="648E984F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{task_id, decision, reviewer_comment}</w:t>
            </w:r>
          </w:p>
        </w:tc>
        <w:tc>
          <w:tcPr>
            <w:tcW w:w="0" w:type="auto"/>
            <w:vAlign w:val="center"/>
            <w:hideMark/>
          </w:tcPr>
          <w:p w14:paraId="4D75EB9C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Temporal передает агенту решение андеррайтера, после чего агент продолжает выполнение прерванного шага Workflow.</w:t>
            </w:r>
          </w:p>
        </w:tc>
        <w:tc>
          <w:tcPr>
            <w:tcW w:w="0" w:type="auto"/>
            <w:vAlign w:val="center"/>
            <w:hideMark/>
          </w:tcPr>
          <w:p w14:paraId="3FDCA281" w14:textId="7A31EB01" w:rsidR="007C6876" w:rsidRPr="001B70F4" w:rsidRDefault="001B70F4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Comand</w:t>
            </w:r>
          </w:p>
        </w:tc>
        <w:tc>
          <w:tcPr>
            <w:tcW w:w="0" w:type="auto"/>
            <w:vAlign w:val="center"/>
            <w:hideMark/>
          </w:tcPr>
          <w:p w14:paraId="0E52F8BF" w14:textId="4E00B0AF" w:rsidR="007C6876" w:rsidRPr="00C874F5" w:rsidRDefault="003B6C04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74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kafka over TLS (mTLS)</w:t>
            </w:r>
          </w:p>
        </w:tc>
        <w:tc>
          <w:tcPr>
            <w:tcW w:w="0" w:type="auto"/>
            <w:vAlign w:val="center"/>
            <w:hideMark/>
          </w:tcPr>
          <w:p w14:paraId="201D6E9C" w14:textId="22252F10" w:rsidR="007C6876" w:rsidRPr="007C6876" w:rsidRDefault="0012743B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27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(~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Pr="00127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KB) × 50 msg/day</w:t>
            </w:r>
          </w:p>
        </w:tc>
      </w:tr>
      <w:tr w:rsidR="001B70F4" w:rsidRPr="007C6876" w14:paraId="54195707" w14:textId="77777777" w:rsidTr="00127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64BED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П08</w:t>
            </w:r>
          </w:p>
        </w:tc>
        <w:tc>
          <w:tcPr>
            <w:tcW w:w="0" w:type="auto"/>
            <w:vAlign w:val="center"/>
            <w:hideMark/>
          </w:tcPr>
          <w:p w14:paraId="074BA40F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Решение</w:t>
            </w: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HITL </w:t>
            </w: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Evidence Bundle</w:t>
            </w:r>
          </w:p>
        </w:tc>
        <w:tc>
          <w:tcPr>
            <w:tcW w:w="0" w:type="auto"/>
            <w:vAlign w:val="center"/>
            <w:hideMark/>
          </w:tcPr>
          <w:p w14:paraId="7BE18892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Temporal Workflow Engine</w:t>
            </w:r>
          </w:p>
        </w:tc>
        <w:tc>
          <w:tcPr>
            <w:tcW w:w="0" w:type="auto"/>
            <w:vAlign w:val="center"/>
            <w:hideMark/>
          </w:tcPr>
          <w:p w14:paraId="164140ED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PostgreSQL (Evidence / Audit)</w:t>
            </w:r>
          </w:p>
        </w:tc>
        <w:tc>
          <w:tcPr>
            <w:tcW w:w="0" w:type="auto"/>
            <w:vAlign w:val="center"/>
            <w:hideMark/>
          </w:tcPr>
          <w:p w14:paraId="60648F8C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{application_id, workflow_id, ai_decision, human_decision, reviewer_id, evidence_bundle, timestamp}</w:t>
            </w:r>
          </w:p>
        </w:tc>
        <w:tc>
          <w:tcPr>
            <w:tcW w:w="0" w:type="auto"/>
            <w:vAlign w:val="center"/>
            <w:hideMark/>
          </w:tcPr>
          <w:p w14:paraId="0CE3EAB1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Сохраняет результаты рассмотрения заявки, решение андеррайтера и Evidence Bundle для последующего аудита и анализа.</w:t>
            </w:r>
          </w:p>
        </w:tc>
        <w:tc>
          <w:tcPr>
            <w:tcW w:w="0" w:type="auto"/>
            <w:vAlign w:val="center"/>
            <w:hideMark/>
          </w:tcPr>
          <w:p w14:paraId="1EAF534E" w14:textId="77777777" w:rsidR="007C6876" w:rsidRPr="00C874F5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74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471BAA5B" w14:textId="77777777" w:rsidR="007C6876" w:rsidRPr="00C874F5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874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SQL </w:t>
            </w:r>
          </w:p>
          <w:p w14:paraId="0B6348CB" w14:textId="77777777" w:rsidR="007C6876" w:rsidRPr="00C874F5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874F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over TLS</w:t>
            </w:r>
          </w:p>
        </w:tc>
        <w:tc>
          <w:tcPr>
            <w:tcW w:w="0" w:type="auto"/>
            <w:vAlign w:val="center"/>
            <w:hideMark/>
          </w:tcPr>
          <w:p w14:paraId="7AEC3E27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~100–300 KB</w:t>
            </w:r>
          </w:p>
        </w:tc>
      </w:tr>
      <w:tr w:rsidR="001B70F4" w:rsidRPr="007C6876" w14:paraId="033AE6AE" w14:textId="77777777" w:rsidTr="00127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C80EE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П09</w:t>
            </w:r>
          </w:p>
        </w:tc>
        <w:tc>
          <w:tcPr>
            <w:tcW w:w="0" w:type="auto"/>
            <w:vAlign w:val="center"/>
            <w:hideMark/>
          </w:tcPr>
          <w:p w14:paraId="255B1F0D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Событие аудита HITL</w:t>
            </w:r>
          </w:p>
        </w:tc>
        <w:tc>
          <w:tcPr>
            <w:tcW w:w="0" w:type="auto"/>
            <w:vAlign w:val="center"/>
            <w:hideMark/>
          </w:tcPr>
          <w:p w14:paraId="33C3017A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Temporal Workflow Engine</w:t>
            </w:r>
          </w:p>
        </w:tc>
        <w:tc>
          <w:tcPr>
            <w:tcW w:w="0" w:type="auto"/>
            <w:vAlign w:val="center"/>
            <w:hideMark/>
          </w:tcPr>
          <w:p w14:paraId="5B1C714C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6D33517D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{workflow_id, task_id, status, duration, reviewer_id}</w:t>
            </w:r>
          </w:p>
        </w:tc>
        <w:tc>
          <w:tcPr>
            <w:tcW w:w="0" w:type="auto"/>
            <w:vAlign w:val="center"/>
            <w:hideMark/>
          </w:tcPr>
          <w:p w14:paraId="64CA234A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Передает сведения о выполнении процесса HITL для журналирования, мониторинга и формирования эксплуатационных метрик.</w:t>
            </w:r>
          </w:p>
        </w:tc>
        <w:tc>
          <w:tcPr>
            <w:tcW w:w="0" w:type="auto"/>
            <w:vAlign w:val="center"/>
            <w:hideMark/>
          </w:tcPr>
          <w:p w14:paraId="39B8C9E4" w14:textId="77777777" w:rsidR="007C6876" w:rsidRPr="00C874F5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74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0125FAE9" w14:textId="77777777" w:rsidR="007C6876" w:rsidRPr="00C874F5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874F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OTLP</w:t>
            </w:r>
            <w:r w:rsidRPr="00C874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/ </w:t>
            </w:r>
            <w:r w:rsidRPr="00C874F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gRPC over TLS</w:t>
            </w:r>
          </w:p>
        </w:tc>
        <w:tc>
          <w:tcPr>
            <w:tcW w:w="0" w:type="auto"/>
            <w:vAlign w:val="center"/>
            <w:hideMark/>
          </w:tcPr>
          <w:p w14:paraId="29177046" w14:textId="77777777" w:rsidR="007C6876" w:rsidRPr="007C6876" w:rsidRDefault="007C6876" w:rsidP="007C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~2 KB</w:t>
            </w:r>
          </w:p>
        </w:tc>
      </w:tr>
    </w:tbl>
    <w:p w14:paraId="05B05780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2A74F42" w14:textId="77777777" w:rsidR="00C874F5" w:rsidRPr="007C6876" w:rsidRDefault="00C874F5" w:rsidP="007C687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A5DF2B5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7" w:name="_Hlk235863320"/>
    </w:p>
    <w:p w14:paraId="150AA499" w14:textId="1338592C" w:rsidR="007C6876" w:rsidRPr="008F0092" w:rsidRDefault="007C6876" w:rsidP="008F0092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52"/>
          <w:szCs w:val="52"/>
          <w:lang w:eastAsia="ru-RU"/>
        </w:rPr>
      </w:pPr>
      <w:r w:rsidRPr="007C68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3.3 Системная архитектура</w:t>
      </w:r>
      <w:r w:rsidRPr="007C68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bookmarkStart w:id="8" w:name="_Hlk231802509"/>
    </w:p>
    <w:bookmarkEnd w:id="7"/>
    <w:p w14:paraId="1A6ED383" w14:textId="5FF35CF8" w:rsidR="002D7602" w:rsidRDefault="002D7602" w:rsidP="002D7602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636A78D7" w14:textId="17E54D26" w:rsidR="002D7602" w:rsidRPr="002D7602" w:rsidRDefault="008F0092" w:rsidP="002D7602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noProof/>
          <w:sz w:val="18"/>
          <w:szCs w:val="18"/>
          <w:lang w:eastAsia="ru-RU"/>
        </w:rPr>
        <w:drawing>
          <wp:inline distT="0" distB="0" distL="0" distR="0" wp14:anchorId="02CE377D" wp14:editId="266F538F">
            <wp:extent cx="6619875" cy="59817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598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A929FD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bookmarkEnd w:id="8"/>
    <w:p w14:paraId="60C61B3C" w14:textId="77777777" w:rsidR="00BF3F0B" w:rsidRDefault="007C6876" w:rsidP="00BF3F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76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3.3.1 Масштабирование</w:t>
      </w:r>
      <w:r w:rsidRPr="007C68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1567CE0" w14:textId="2CF9F292" w:rsidR="00BF3F0B" w:rsidRPr="00C047A7" w:rsidRDefault="007C6876" w:rsidP="00BF3F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BF3F0B" w:rsidRPr="00C047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Горизонтальное масштабирование Worker Agents через Kubernetes HPA. </w:t>
      </w:r>
    </w:p>
    <w:p w14:paraId="0BDB8A82" w14:textId="35745DDF" w:rsidR="008F0092" w:rsidRPr="00C047A7" w:rsidRDefault="008F0092" w:rsidP="00BF3F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47A7">
        <w:rPr>
          <w:rFonts w:ascii="Times New Roman" w:eastAsia="Times New Roman" w:hAnsi="Times New Roman" w:cs="Times New Roman"/>
          <w:sz w:val="24"/>
          <w:szCs w:val="24"/>
          <w:lang w:eastAsia="ru-RU"/>
        </w:rPr>
        <w:t>HITL UI — масштабируется как часть IDP Portal</w:t>
      </w:r>
    </w:p>
    <w:p w14:paraId="02728531" w14:textId="77777777" w:rsidR="00BF3F0B" w:rsidRPr="00C047A7" w:rsidRDefault="00BF3F0B" w:rsidP="00BF3F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47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Temporal обеспечивает масштабирование workflow-исполнителей. </w:t>
      </w:r>
    </w:p>
    <w:p w14:paraId="52342B77" w14:textId="77777777" w:rsidR="00BF3F0B" w:rsidRPr="00B1036A" w:rsidRDefault="00BF3F0B" w:rsidP="00BF3F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036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Kafka — </w:t>
      </w:r>
      <w:r w:rsidRPr="00C047A7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масштабирование</w:t>
      </w:r>
      <w:r w:rsidRPr="00B1036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HITL-</w:t>
      </w:r>
      <w:r w:rsidRPr="00C047A7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уведомлений</w:t>
      </w:r>
      <w:r w:rsidRPr="00B1036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047A7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B1036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partition (partition key = task_id). </w:t>
      </w:r>
    </w:p>
    <w:p w14:paraId="25F9727D" w14:textId="65BB0177" w:rsidR="00BF3F0B" w:rsidRPr="00C047A7" w:rsidRDefault="00BF3F0B" w:rsidP="00BF3F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047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PostgreSQL — primary/replica; HITL-decision log </w:t>
      </w:r>
      <w:r w:rsidRPr="00C047A7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партицируется</w:t>
      </w:r>
      <w:r w:rsidRPr="00C047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047A7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C047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047A7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месяцам</w:t>
      </w:r>
      <w:r w:rsidRPr="00C047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9BCD70D" w14:textId="6DA9EFE3" w:rsidR="007C6876" w:rsidRPr="00BF3F0B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C930F94" w14:textId="77777777" w:rsidR="007C6876" w:rsidRPr="00BF3F0B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00C94BEE" w14:textId="77777777" w:rsidR="007C6876" w:rsidRPr="007C6876" w:rsidRDefault="007C6876" w:rsidP="007C6876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52"/>
          <w:szCs w:val="52"/>
          <w:lang w:eastAsia="ru-RU"/>
        </w:rPr>
      </w:pPr>
      <w:r w:rsidRPr="007C68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3.4 Схема развёртывания (необязательно)</w:t>
      </w:r>
      <w:r w:rsidRPr="007C68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5728E8D" w14:textId="77777777" w:rsidR="007C6876" w:rsidRPr="007C6876" w:rsidRDefault="007C6876" w:rsidP="007C6876">
      <w:pPr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44"/>
          <w:szCs w:val="44"/>
          <w:lang w:eastAsia="ru-RU"/>
        </w:rPr>
      </w:pPr>
      <w:r w:rsidRPr="007C687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4. Реализация</w:t>
      </w:r>
    </w:p>
    <w:p w14:paraId="56D38DB1" w14:textId="77777777" w:rsidR="007C6876" w:rsidRPr="007C6876" w:rsidRDefault="007C6876" w:rsidP="007C6876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52"/>
          <w:szCs w:val="52"/>
          <w:lang w:eastAsia="ru-RU"/>
        </w:rPr>
      </w:pPr>
      <w:r w:rsidRPr="007C68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4.1 Требования к реализации</w:t>
      </w:r>
    </w:p>
    <w:p w14:paraId="0CEF95C5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517191" w14:textId="77777777" w:rsidR="007C6876" w:rsidRPr="009627E0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27E0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Технологические ограничения:</w:t>
      </w:r>
    </w:p>
    <w:p w14:paraId="757EC10F" w14:textId="77777777" w:rsidR="007C6876" w:rsidRPr="009627E0" w:rsidRDefault="007C6876" w:rsidP="007C6876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27E0">
        <w:rPr>
          <w:rFonts w:ascii="Times New Roman" w:eastAsia="Times New Roman" w:hAnsi="Times New Roman" w:cs="Times New Roman"/>
          <w:sz w:val="24"/>
          <w:szCs w:val="24"/>
          <w:lang w:eastAsia="ru-RU"/>
        </w:rPr>
        <w:t>Язык и фреймворки: Python 3.11+, LangGraph (оркестрация), FastAPI (MCP Proxy), OPA Rego (Policy Hook Bus)</w:t>
      </w:r>
    </w:p>
    <w:p w14:paraId="1AC1402E" w14:textId="77777777" w:rsidR="007C6876" w:rsidRPr="009627E0" w:rsidRDefault="007C6876" w:rsidP="007C6876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627E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Контейнеризация</w:t>
      </w:r>
      <w:r w:rsidRPr="009627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Docker + Kubernetes, </w:t>
      </w:r>
      <w:r w:rsidRPr="009627E0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</w:t>
      </w:r>
      <w:r w:rsidRPr="009627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627E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образы</w:t>
      </w:r>
      <w:r w:rsidRPr="009627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627E0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9627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627E0">
        <w:rPr>
          <w:rFonts w:ascii="Times New Roman" w:eastAsia="Times New Roman" w:hAnsi="Times New Roman" w:cs="Times New Roman"/>
          <w:sz w:val="24"/>
          <w:szCs w:val="24"/>
          <w:lang w:eastAsia="ru-RU"/>
        </w:rPr>
        <w:t>доверенного</w:t>
      </w:r>
      <w:r w:rsidRPr="009627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627E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реестра</w:t>
      </w:r>
      <w:r w:rsidRPr="009627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(Harbor), security context: non-root, read-only root fs, drop ALL capabilities</w:t>
      </w:r>
    </w:p>
    <w:p w14:paraId="02C7F590" w14:textId="77777777" w:rsidR="007C6876" w:rsidRPr="009627E0" w:rsidRDefault="007C6876" w:rsidP="007C6876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627E0">
        <w:rPr>
          <w:rFonts w:ascii="Times New Roman" w:eastAsia="Times New Roman" w:hAnsi="Times New Roman" w:cs="Times New Roman"/>
          <w:sz w:val="24"/>
          <w:szCs w:val="24"/>
          <w:lang w:eastAsia="ru-RU"/>
        </w:rPr>
        <w:t>Секреты</w:t>
      </w:r>
      <w:r w:rsidRPr="009627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9627E0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9627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627E0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9627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Vault (</w:t>
      </w:r>
      <w:r w:rsidRPr="009627E0">
        <w:rPr>
          <w:rFonts w:ascii="Times New Roman" w:eastAsia="Times New Roman" w:hAnsi="Times New Roman" w:cs="Times New Roman"/>
          <w:sz w:val="24"/>
          <w:szCs w:val="24"/>
          <w:lang w:eastAsia="ru-RU"/>
        </w:rPr>
        <w:t>эфемерные</w:t>
      </w:r>
      <w:r w:rsidRPr="009627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627E0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токены</w:t>
      </w:r>
      <w:r w:rsidRPr="009627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per-session), hardcoded secrets </w:t>
      </w:r>
      <w:r w:rsidRPr="009627E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запрещены</w:t>
      </w:r>
      <w:r w:rsidRPr="009627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(pre-commit scan: gitleaks)</w:t>
      </w:r>
    </w:p>
    <w:p w14:paraId="4C24486A" w14:textId="77777777" w:rsidR="007C6876" w:rsidRPr="009627E0" w:rsidRDefault="007C6876" w:rsidP="007C6876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27E0">
        <w:rPr>
          <w:rFonts w:ascii="Times New Roman" w:eastAsia="Times New Roman" w:hAnsi="Times New Roman" w:cs="Times New Roman"/>
          <w:sz w:val="24"/>
          <w:szCs w:val="24"/>
          <w:lang w:eastAsia="ru-RU"/>
        </w:rPr>
        <w:t>Real-time Explainability:</w:t>
      </w:r>
    </w:p>
    <w:p w14:paraId="26FADFB5" w14:textId="77777777" w:rsidR="007C6876" w:rsidRPr="009627E0" w:rsidRDefault="007C6876" w:rsidP="007C6876">
      <w:pPr>
        <w:numPr>
          <w:ilvl w:val="1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627E0">
        <w:rPr>
          <w:rFonts w:ascii="Times New Roman" w:eastAsia="Times New Roman" w:hAnsi="Times New Roman" w:cs="Times New Roman"/>
          <w:sz w:val="24"/>
          <w:szCs w:val="24"/>
          <w:lang w:eastAsia="ru-RU"/>
        </w:rPr>
        <w:t>Бюджет</w:t>
      </w:r>
      <w:r w:rsidRPr="009627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627E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задержки</w:t>
      </w:r>
      <w:r w:rsidRPr="009627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500ms </w:t>
      </w:r>
      <w:r w:rsidRPr="009627E0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суммарно</w:t>
      </w:r>
      <w:r w:rsidRPr="009627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(100ms context + 200ms inference + 100ms schema + 100ms audit)</w:t>
      </w:r>
    </w:p>
    <w:p w14:paraId="0164DB07" w14:textId="530AAD30" w:rsidR="007C6876" w:rsidRPr="009627E0" w:rsidRDefault="007C6876" w:rsidP="007C6876">
      <w:pPr>
        <w:numPr>
          <w:ilvl w:val="1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627E0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</w:t>
      </w:r>
      <w:r w:rsidRPr="009627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="00A47EE4" w:rsidRPr="009627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self-hosted open-source</w:t>
      </w:r>
      <w:r w:rsidRPr="009627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A47EE4" w:rsidRPr="009627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Mistral 7B, Phi-3 </w:t>
      </w:r>
      <w:r w:rsidR="00A47EE4" w:rsidRPr="009627E0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="00A47EE4" w:rsidRPr="009627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A47EE4" w:rsidRPr="009627E0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аналог</w:t>
      </w:r>
      <w:r w:rsidR="00A47EE4" w:rsidRPr="009627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627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r w:rsidRPr="009627E0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быстрая</w:t>
      </w:r>
      <w:r w:rsidRPr="009627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9627E0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9627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GigaChat Max 2)</w:t>
      </w:r>
    </w:p>
    <w:p w14:paraId="15335ED5" w14:textId="77777777" w:rsidR="007C6876" w:rsidRPr="009627E0" w:rsidRDefault="007C6876" w:rsidP="007C6876">
      <w:pPr>
        <w:numPr>
          <w:ilvl w:val="1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27E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Пропускная способность: 100-1000 объяснений/сек</w:t>
      </w:r>
    </w:p>
    <w:p w14:paraId="6EC9C933" w14:textId="2C7BCFC2" w:rsidR="007C6876" w:rsidRPr="009627E0" w:rsidRDefault="007C6876" w:rsidP="007C6876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27E0">
        <w:rPr>
          <w:rFonts w:ascii="Times New Roman" w:eastAsia="Times New Roman" w:hAnsi="Times New Roman" w:cs="Times New Roman"/>
          <w:sz w:val="24"/>
          <w:szCs w:val="24"/>
          <w:lang w:eastAsia="ru-RU"/>
        </w:rPr>
        <w:t>Append-only Audit</w:t>
      </w:r>
      <w:r w:rsidR="00E11B32" w:rsidRPr="00962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057A5" w:rsidRPr="009627E0">
        <w:rPr>
          <w:rFonts w:ascii="Times New Roman" w:eastAsia="Times New Roman" w:hAnsi="Times New Roman" w:cs="Times New Roman"/>
          <w:sz w:val="24"/>
          <w:szCs w:val="24"/>
          <w:lang w:eastAsia="ru-RU"/>
        </w:rPr>
        <w:t>(PostgreSQL)</w:t>
      </w:r>
      <w:r w:rsidRPr="009627E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CA805AA" w14:textId="2D9B8747" w:rsidR="007C6876" w:rsidRPr="009627E0" w:rsidRDefault="00A057A5" w:rsidP="007C6876">
      <w:pPr>
        <w:numPr>
          <w:ilvl w:val="1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627E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</w:t>
      </w:r>
      <w:r w:rsidRPr="009627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`audit_events` (append-only </w:t>
      </w:r>
      <w:r w:rsidRPr="009627E0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9627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627E0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триггеры</w:t>
      </w:r>
      <w:r w:rsidRPr="009627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9627E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запрет</w:t>
      </w:r>
      <w:r w:rsidRPr="009627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UPDATE/DELETE)</w:t>
      </w:r>
    </w:p>
    <w:p w14:paraId="04EE45CB" w14:textId="40D56F19" w:rsidR="007C6876" w:rsidRPr="009627E0" w:rsidRDefault="00A057A5" w:rsidP="007C6876">
      <w:pPr>
        <w:numPr>
          <w:ilvl w:val="1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2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Партицирование по месяцам + </w:t>
      </w:r>
      <w:r w:rsidRPr="009627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</w:t>
      </w:r>
      <w:r w:rsidRPr="00962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-256 </w:t>
      </w:r>
      <w:r w:rsidRPr="009627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hash</w:t>
      </w:r>
      <w:r w:rsidRPr="009627E0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9627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chain</w:t>
      </w:r>
      <w:r w:rsidRPr="00962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r w:rsidRPr="009627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integrity</w:t>
      </w:r>
    </w:p>
    <w:p w14:paraId="43F83A1D" w14:textId="5A21D533" w:rsidR="007C6876" w:rsidRPr="009627E0" w:rsidRDefault="00A057A5" w:rsidP="007C6876">
      <w:pPr>
        <w:numPr>
          <w:ilvl w:val="1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2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Архивация партиций старше 12 месяцев в </w:t>
      </w:r>
      <w:r w:rsidRPr="009627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</w:t>
      </w:r>
      <w:r w:rsidRPr="009627E0">
        <w:rPr>
          <w:rFonts w:ascii="Times New Roman" w:eastAsia="Times New Roman" w:hAnsi="Times New Roman" w:cs="Times New Roman"/>
          <w:sz w:val="24"/>
          <w:szCs w:val="24"/>
          <w:lang w:eastAsia="ru-RU"/>
        </w:rPr>
        <w:t>3 (</w:t>
      </w:r>
      <w:r w:rsidRPr="009627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Object</w:t>
      </w:r>
      <w:r w:rsidRPr="009627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627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Lock</w:t>
      </w:r>
      <w:r w:rsidRPr="009627E0">
        <w:rPr>
          <w:rFonts w:ascii="Times New Roman" w:eastAsia="Times New Roman" w:hAnsi="Times New Roman" w:cs="Times New Roman"/>
          <w:sz w:val="24"/>
          <w:szCs w:val="24"/>
          <w:lang w:eastAsia="ru-RU"/>
        </w:rPr>
        <w:t>, 7 лет, ЦБ РФ)</w:t>
      </w:r>
    </w:p>
    <w:p w14:paraId="24DA3B4F" w14:textId="77777777" w:rsidR="007C6876" w:rsidRPr="009627E0" w:rsidRDefault="007C6876" w:rsidP="007C6876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27E0">
        <w:rPr>
          <w:rFonts w:ascii="Times New Roman" w:eastAsia="Times New Roman" w:hAnsi="Times New Roman" w:cs="Times New Roman"/>
          <w:sz w:val="24"/>
          <w:szCs w:val="24"/>
          <w:lang w:eastAsia="ru-RU"/>
        </w:rPr>
        <w:t>HITL Decision Map:</w:t>
      </w:r>
    </w:p>
    <w:p w14:paraId="63221832" w14:textId="77777777" w:rsidR="007C6876" w:rsidRPr="009627E0" w:rsidRDefault="007C6876" w:rsidP="007C6876">
      <w:pPr>
        <w:numPr>
          <w:ilvl w:val="1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27E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Обязательный раздел SDD (таблица с точками валидации)</w:t>
      </w:r>
    </w:p>
    <w:p w14:paraId="2E070F7B" w14:textId="77777777" w:rsidR="007C6876" w:rsidRPr="009627E0" w:rsidRDefault="007C6876" w:rsidP="007C6876">
      <w:pPr>
        <w:numPr>
          <w:ilvl w:val="1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27E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Поля: точка валидации, кто валидирует, критерии, что блокирует, эскалация</w:t>
      </w:r>
    </w:p>
    <w:p w14:paraId="5FE9A8F0" w14:textId="43BCBD44" w:rsidR="007C6876" w:rsidRPr="009627E0" w:rsidRDefault="00EF7A4E" w:rsidP="007C6876">
      <w:pPr>
        <w:numPr>
          <w:ilvl w:val="1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7A4E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Требование: 100% SDD содержат раздел Decision Map"</w:t>
      </w:r>
    </w:p>
    <w:p w14:paraId="2202F56D" w14:textId="77777777" w:rsidR="007C6876" w:rsidRPr="009627E0" w:rsidRDefault="007C6876" w:rsidP="007C6876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27E0">
        <w:rPr>
          <w:rFonts w:ascii="Times New Roman" w:eastAsia="Times New Roman" w:hAnsi="Times New Roman" w:cs="Times New Roman"/>
          <w:sz w:val="24"/>
          <w:szCs w:val="24"/>
          <w:lang w:eastAsia="ru-RU"/>
        </w:rPr>
        <w:t>Batch Approval:</w:t>
      </w:r>
    </w:p>
    <w:p w14:paraId="668E2233" w14:textId="77777777" w:rsidR="007C6876" w:rsidRPr="009627E0" w:rsidRDefault="007C6876" w:rsidP="007C6876">
      <w:pPr>
        <w:numPr>
          <w:ilvl w:val="1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27E0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Группировка low-risk действий в транзакционный пакет</w:t>
      </w:r>
    </w:p>
    <w:p w14:paraId="75C2E2EE" w14:textId="77777777" w:rsidR="007C6876" w:rsidRPr="009627E0" w:rsidRDefault="007C6876" w:rsidP="007C6876">
      <w:pPr>
        <w:numPr>
          <w:ilvl w:val="1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27E0">
        <w:rPr>
          <w:rFonts w:ascii="Times New Roman" w:eastAsia="Times New Roman" w:hAnsi="Times New Roman" w:cs="Times New Roman"/>
          <w:sz w:val="24"/>
          <w:szCs w:val="24"/>
          <w:lang w:eastAsia="ru-RU"/>
        </w:rPr>
        <w:t>Drill-down возможность для просмотра отдельных действий</w:t>
      </w:r>
    </w:p>
    <w:p w14:paraId="5088AD96" w14:textId="77777777" w:rsidR="007C6876" w:rsidRPr="009627E0" w:rsidRDefault="007C6876" w:rsidP="007C6876">
      <w:pPr>
        <w:numPr>
          <w:ilvl w:val="1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27E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более 10 запросов на подтверждение в сессию для long-running задач</w:t>
      </w:r>
    </w:p>
    <w:p w14:paraId="26782757" w14:textId="77777777" w:rsidR="007C6876" w:rsidRPr="009627E0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27E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Интеграционные требования:</w:t>
      </w:r>
    </w:p>
    <w:p w14:paraId="6A89F1E5" w14:textId="77777777" w:rsidR="007C6876" w:rsidRPr="009627E0" w:rsidRDefault="007C6876" w:rsidP="007C6876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27E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Keycloak для аутентификации HITL-операторов</w:t>
      </w:r>
    </w:p>
    <w:p w14:paraId="4911CE5C" w14:textId="77777777" w:rsidR="007C6876" w:rsidRPr="009627E0" w:rsidRDefault="007C6876" w:rsidP="007C6876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627E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</w:t>
      </w:r>
      <w:r w:rsidRPr="009627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627E0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9627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Policy Hook Bus (OPA Rego) </w:t>
      </w:r>
      <w:r w:rsidRPr="009627E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9627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enforcement HITL-</w:t>
      </w:r>
      <w:r w:rsidRPr="009627E0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решений</w:t>
      </w:r>
    </w:p>
    <w:p w14:paraId="1D8B3693" w14:textId="77777777" w:rsidR="007C6876" w:rsidRPr="009627E0" w:rsidRDefault="007C6876" w:rsidP="007C6876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627E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</w:t>
      </w:r>
      <w:r w:rsidRPr="009627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627E0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9627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IDP Portal </w:t>
      </w:r>
      <w:r w:rsidRPr="009627E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9627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UI HITL-</w:t>
      </w:r>
      <w:r w:rsidRPr="009627E0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валидации</w:t>
      </w:r>
      <w:r w:rsidRPr="009627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(AG-UI protocol)</w:t>
      </w:r>
    </w:p>
    <w:p w14:paraId="00B9702F" w14:textId="404F56D5" w:rsid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3EC30C49" w14:textId="5BBB1D5E" w:rsidR="00B1036A" w:rsidRDefault="00B1036A" w:rsidP="007C687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3462789D" w14:textId="40B9F43B" w:rsidR="00B1036A" w:rsidRDefault="00B1036A" w:rsidP="007C687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565D3A0E" w14:textId="77777777" w:rsidR="00B1036A" w:rsidRPr="007C6876" w:rsidRDefault="00B1036A" w:rsidP="00B1036A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52"/>
          <w:szCs w:val="52"/>
          <w:lang w:eastAsia="ru-RU"/>
        </w:rPr>
      </w:pPr>
      <w:r w:rsidRPr="007C68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4.2 Доработка систем вне зоны команды</w:t>
      </w:r>
    </w:p>
    <w:p w14:paraId="38DB4311" w14:textId="4EA8AF87" w:rsidR="00B1036A" w:rsidRDefault="00B1036A" w:rsidP="007C687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5BC7A82E" w14:textId="77777777" w:rsidR="00B1036A" w:rsidRDefault="00B1036A" w:rsidP="007C687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3891AB85" w14:textId="476DD446" w:rsidR="00B1036A" w:rsidRDefault="00B1036A" w:rsidP="007C687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5"/>
        <w:gridCol w:w="4145"/>
        <w:gridCol w:w="1772"/>
        <w:gridCol w:w="1613"/>
      </w:tblGrid>
      <w:tr w:rsidR="00B1036A" w:rsidRPr="00B1036A" w14:paraId="3D0B339A" w14:textId="77777777" w:rsidTr="006F3752">
        <w:trPr>
          <w:tblHeader/>
          <w:tblCellSpacing w:w="15" w:type="dxa"/>
        </w:trPr>
        <w:tc>
          <w:tcPr>
            <w:tcW w:w="2357" w:type="dxa"/>
            <w:shd w:val="clear" w:color="auto" w:fill="F7F8FC"/>
            <w:vAlign w:val="center"/>
            <w:hideMark/>
          </w:tcPr>
          <w:p w14:paraId="3419E9AA" w14:textId="77777777" w:rsidR="00B1036A" w:rsidRPr="00B1036A" w:rsidRDefault="00B1036A" w:rsidP="00B103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103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Система</w:t>
            </w:r>
          </w:p>
        </w:tc>
        <w:tc>
          <w:tcPr>
            <w:tcW w:w="8513" w:type="dxa"/>
            <w:shd w:val="clear" w:color="auto" w:fill="F7F8FC"/>
            <w:vAlign w:val="center"/>
            <w:hideMark/>
          </w:tcPr>
          <w:p w14:paraId="6125E8B6" w14:textId="77777777" w:rsidR="00B1036A" w:rsidRPr="00B1036A" w:rsidRDefault="00B1036A" w:rsidP="00B103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103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 доработки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065D72AD" w14:textId="77777777" w:rsidR="00B1036A" w:rsidRPr="00B1036A" w:rsidRDefault="00B1036A" w:rsidP="00B103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103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Ответственный за разработку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4A05012F" w14:textId="77777777" w:rsidR="00B1036A" w:rsidRPr="00B1036A" w:rsidRDefault="00B1036A" w:rsidP="00B103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103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Кто будет поддерживать</w:t>
            </w:r>
          </w:p>
        </w:tc>
      </w:tr>
      <w:tr w:rsidR="00B1036A" w:rsidRPr="00B1036A" w14:paraId="347CBB4A" w14:textId="77777777" w:rsidTr="006F3752">
        <w:trPr>
          <w:tblCellSpacing w:w="15" w:type="dxa"/>
        </w:trPr>
        <w:tc>
          <w:tcPr>
            <w:tcW w:w="2357" w:type="dxa"/>
            <w:vAlign w:val="center"/>
            <w:hideMark/>
          </w:tcPr>
          <w:p w14:paraId="71C77861" w14:textId="77777777" w:rsidR="00B1036A" w:rsidRPr="00B1036A" w:rsidRDefault="00B1036A" w:rsidP="00B103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103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IDP Portal</w:t>
            </w:r>
          </w:p>
        </w:tc>
        <w:tc>
          <w:tcPr>
            <w:tcW w:w="8513" w:type="dxa"/>
            <w:vAlign w:val="center"/>
            <w:hideMark/>
          </w:tcPr>
          <w:p w14:paraId="0C620E7D" w14:textId="77777777" w:rsidR="00B1036A" w:rsidRPr="00B1036A" w:rsidRDefault="00B1036A" w:rsidP="00B10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103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Добавление</w:t>
            </w:r>
            <w:r w:rsidRPr="00B103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UI </w:t>
            </w:r>
            <w:r w:rsidRPr="00B103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Pr="00B103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HITL-</w:t>
            </w:r>
            <w:r w:rsidRPr="00B103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валидации</w:t>
            </w:r>
            <w:r w:rsidRPr="00B103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(AG-UI protocol), </w:t>
            </w:r>
            <w:r w:rsidRPr="00B103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формирование</w:t>
            </w:r>
            <w:r w:rsidRPr="00B103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Evidence Bundle, Real-time Explainability display</w:t>
            </w:r>
          </w:p>
        </w:tc>
        <w:tc>
          <w:tcPr>
            <w:tcW w:w="0" w:type="auto"/>
            <w:vAlign w:val="center"/>
            <w:hideMark/>
          </w:tcPr>
          <w:p w14:paraId="28D27E98" w14:textId="77777777" w:rsidR="00B1036A" w:rsidRPr="00B1036A" w:rsidRDefault="00B1036A" w:rsidP="00B10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03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Команда IDP Platform</w:t>
            </w:r>
          </w:p>
        </w:tc>
        <w:tc>
          <w:tcPr>
            <w:tcW w:w="0" w:type="auto"/>
            <w:vAlign w:val="center"/>
            <w:hideMark/>
          </w:tcPr>
          <w:p w14:paraId="2E4F5500" w14:textId="77777777" w:rsidR="00B1036A" w:rsidRPr="00B1036A" w:rsidRDefault="00B1036A" w:rsidP="00B10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03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Команда IDP Platform</w:t>
            </w:r>
          </w:p>
        </w:tc>
      </w:tr>
      <w:tr w:rsidR="00B1036A" w:rsidRPr="00B1036A" w14:paraId="5592638F" w14:textId="77777777" w:rsidTr="006F3752">
        <w:trPr>
          <w:tblCellSpacing w:w="15" w:type="dxa"/>
        </w:trPr>
        <w:tc>
          <w:tcPr>
            <w:tcW w:w="2357" w:type="dxa"/>
            <w:vAlign w:val="center"/>
            <w:hideMark/>
          </w:tcPr>
          <w:p w14:paraId="3029DB01" w14:textId="77777777" w:rsidR="00B1036A" w:rsidRPr="00B1036A" w:rsidRDefault="00B1036A" w:rsidP="00B103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103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Keycloak</w:t>
            </w:r>
          </w:p>
        </w:tc>
        <w:tc>
          <w:tcPr>
            <w:tcW w:w="8513" w:type="dxa"/>
            <w:vAlign w:val="center"/>
            <w:hideMark/>
          </w:tcPr>
          <w:p w14:paraId="50C37607" w14:textId="7DFDB890" w:rsidR="00B1036A" w:rsidRPr="00B1036A" w:rsidRDefault="00B1036A" w:rsidP="00B10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03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Настройка ролей для HITL-операторов (андеррайтеров), MFA </w:t>
            </w:r>
          </w:p>
        </w:tc>
        <w:tc>
          <w:tcPr>
            <w:tcW w:w="0" w:type="auto"/>
            <w:vAlign w:val="center"/>
            <w:hideMark/>
          </w:tcPr>
          <w:p w14:paraId="7593BB03" w14:textId="77777777" w:rsidR="00B1036A" w:rsidRPr="00B1036A" w:rsidRDefault="00B1036A" w:rsidP="00B10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03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IAM-команда</w:t>
            </w:r>
          </w:p>
        </w:tc>
        <w:tc>
          <w:tcPr>
            <w:tcW w:w="0" w:type="auto"/>
            <w:vAlign w:val="center"/>
            <w:hideMark/>
          </w:tcPr>
          <w:p w14:paraId="3F7A6571" w14:textId="77777777" w:rsidR="00B1036A" w:rsidRPr="00B1036A" w:rsidRDefault="00B1036A" w:rsidP="00B10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03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IAM-команда</w:t>
            </w:r>
          </w:p>
        </w:tc>
      </w:tr>
      <w:tr w:rsidR="00B1036A" w:rsidRPr="00B1036A" w14:paraId="0BAEC4DC" w14:textId="77777777" w:rsidTr="006F3752">
        <w:trPr>
          <w:tblCellSpacing w:w="15" w:type="dxa"/>
        </w:trPr>
        <w:tc>
          <w:tcPr>
            <w:tcW w:w="2357" w:type="dxa"/>
            <w:vAlign w:val="center"/>
            <w:hideMark/>
          </w:tcPr>
          <w:p w14:paraId="6C025809" w14:textId="77777777" w:rsidR="00B1036A" w:rsidRPr="00B1036A" w:rsidRDefault="00B1036A" w:rsidP="00B103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103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Policy Hook Bus</w:t>
            </w:r>
          </w:p>
        </w:tc>
        <w:tc>
          <w:tcPr>
            <w:tcW w:w="8513" w:type="dxa"/>
            <w:vAlign w:val="center"/>
            <w:hideMark/>
          </w:tcPr>
          <w:p w14:paraId="30F85179" w14:textId="77777777" w:rsidR="00B1036A" w:rsidRPr="00B1036A" w:rsidRDefault="00B1036A" w:rsidP="00B10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103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Добавление</w:t>
            </w:r>
            <w:r w:rsidRPr="00B103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B103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хуков</w:t>
            </w:r>
            <w:r w:rsidRPr="00B103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B103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Pr="00B103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enforcement HITL-</w:t>
            </w:r>
            <w:r w:rsidRPr="00B103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решений</w:t>
            </w:r>
            <w:r w:rsidRPr="00B103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(ALLOW/DENY /ESCALATE)</w:t>
            </w:r>
          </w:p>
        </w:tc>
        <w:tc>
          <w:tcPr>
            <w:tcW w:w="0" w:type="auto"/>
            <w:vAlign w:val="center"/>
            <w:hideMark/>
          </w:tcPr>
          <w:p w14:paraId="415A60B4" w14:textId="77777777" w:rsidR="00B1036A" w:rsidRPr="00B1036A" w:rsidRDefault="00B1036A" w:rsidP="00B10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03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AI Security Team</w:t>
            </w:r>
          </w:p>
        </w:tc>
        <w:tc>
          <w:tcPr>
            <w:tcW w:w="0" w:type="auto"/>
            <w:vAlign w:val="center"/>
            <w:hideMark/>
          </w:tcPr>
          <w:p w14:paraId="433CB9C0" w14:textId="77777777" w:rsidR="00B1036A" w:rsidRPr="00B1036A" w:rsidRDefault="00B1036A" w:rsidP="00B10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03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AI Security Team</w:t>
            </w:r>
          </w:p>
        </w:tc>
      </w:tr>
      <w:tr w:rsidR="00B1036A" w:rsidRPr="00B1036A" w14:paraId="0414C673" w14:textId="77777777" w:rsidTr="006F3752">
        <w:trPr>
          <w:tblCellSpacing w:w="15" w:type="dxa"/>
        </w:trPr>
        <w:tc>
          <w:tcPr>
            <w:tcW w:w="2357" w:type="dxa"/>
            <w:vAlign w:val="center"/>
            <w:hideMark/>
          </w:tcPr>
          <w:p w14:paraId="4AC2D1AF" w14:textId="77777777" w:rsidR="00B1036A" w:rsidRPr="00B1036A" w:rsidRDefault="00B1036A" w:rsidP="00B103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103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Append-only Audit</w:t>
            </w:r>
          </w:p>
        </w:tc>
        <w:tc>
          <w:tcPr>
            <w:tcW w:w="8513" w:type="dxa"/>
            <w:vAlign w:val="center"/>
            <w:hideMark/>
          </w:tcPr>
          <w:p w14:paraId="2EF31565" w14:textId="2DF4E85B" w:rsidR="00B1036A" w:rsidRPr="00B1036A" w:rsidRDefault="00B1036A" w:rsidP="00B10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103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Настройка</w:t>
            </w:r>
            <w:r w:rsidR="006F3752" w:rsidRPr="006F3752">
              <w:rPr>
                <w:lang w:val="en-US"/>
              </w:rPr>
              <w:t xml:space="preserve"> </w:t>
            </w:r>
            <w:r w:rsidR="006F3752" w:rsidRPr="006F37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audit </w:t>
            </w:r>
            <w:r w:rsidR="006F3752" w:rsidRPr="006F3752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6F3752" w:rsidRPr="006F3752">
              <w:rPr>
                <w:sz w:val="24"/>
                <w:szCs w:val="24"/>
                <w:lang w:val="en-US"/>
              </w:rPr>
              <w:t xml:space="preserve"> </w:t>
            </w:r>
            <w:r w:rsidR="006F3752" w:rsidRPr="006F375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PostgreSQL</w:t>
            </w:r>
            <w:r w:rsidRPr="00B103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, S3 Object Lock </w:t>
            </w:r>
            <w:r w:rsidR="006F3752" w:rsidRPr="006F37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архивация</w:t>
            </w:r>
            <w:r w:rsidRPr="00B103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r w:rsidR="006F3752" w:rsidRPr="006F37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старше</w:t>
            </w:r>
            <w:r w:rsidR="006F3752" w:rsidRPr="006F375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12 </w:t>
            </w:r>
            <w:r w:rsidR="006F3752" w:rsidRPr="006F37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мес</w:t>
            </w:r>
            <w:r w:rsidR="006F3752" w:rsidRPr="006F375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</w:t>
            </w:r>
            <w:r w:rsidRPr="00B103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), hash-chain integrity check</w:t>
            </w:r>
          </w:p>
        </w:tc>
        <w:tc>
          <w:tcPr>
            <w:tcW w:w="0" w:type="auto"/>
            <w:vAlign w:val="center"/>
            <w:hideMark/>
          </w:tcPr>
          <w:p w14:paraId="3E888FF8" w14:textId="77777777" w:rsidR="00B1036A" w:rsidRPr="00B1036A" w:rsidRDefault="00B1036A" w:rsidP="00B10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03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DevOps / Cloud</w:t>
            </w:r>
          </w:p>
        </w:tc>
        <w:tc>
          <w:tcPr>
            <w:tcW w:w="0" w:type="auto"/>
            <w:vAlign w:val="center"/>
            <w:hideMark/>
          </w:tcPr>
          <w:p w14:paraId="1807F37D" w14:textId="77777777" w:rsidR="00B1036A" w:rsidRPr="00B1036A" w:rsidRDefault="00B1036A" w:rsidP="00B10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03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DevOps / Cloud</w:t>
            </w:r>
          </w:p>
        </w:tc>
      </w:tr>
      <w:tr w:rsidR="00B1036A" w:rsidRPr="00B1036A" w14:paraId="1DACCE7C" w14:textId="77777777" w:rsidTr="006F3752">
        <w:trPr>
          <w:tblCellSpacing w:w="15" w:type="dxa"/>
        </w:trPr>
        <w:tc>
          <w:tcPr>
            <w:tcW w:w="2357" w:type="dxa"/>
            <w:vAlign w:val="center"/>
            <w:hideMark/>
          </w:tcPr>
          <w:p w14:paraId="2C0DDA8F" w14:textId="77777777" w:rsidR="00B1036A" w:rsidRPr="00B1036A" w:rsidRDefault="00B1036A" w:rsidP="00B103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103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Real-time Explainability Layer</w:t>
            </w:r>
          </w:p>
        </w:tc>
        <w:tc>
          <w:tcPr>
            <w:tcW w:w="8513" w:type="dxa"/>
            <w:vAlign w:val="center"/>
            <w:hideMark/>
          </w:tcPr>
          <w:p w14:paraId="2A865CF1" w14:textId="77777777" w:rsidR="00B1036A" w:rsidRPr="00B1036A" w:rsidRDefault="00B1036A" w:rsidP="00B10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03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Развёртывание Mistral 7B / Phi-3, настройка бюджета задержки &lt;500ms</w:t>
            </w:r>
          </w:p>
        </w:tc>
        <w:tc>
          <w:tcPr>
            <w:tcW w:w="0" w:type="auto"/>
            <w:vAlign w:val="center"/>
            <w:hideMark/>
          </w:tcPr>
          <w:p w14:paraId="7FA85DD7" w14:textId="77777777" w:rsidR="00B1036A" w:rsidRPr="00B1036A" w:rsidRDefault="00B1036A" w:rsidP="00B10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03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AI Platform Team</w:t>
            </w:r>
          </w:p>
        </w:tc>
        <w:tc>
          <w:tcPr>
            <w:tcW w:w="0" w:type="auto"/>
            <w:vAlign w:val="center"/>
            <w:hideMark/>
          </w:tcPr>
          <w:p w14:paraId="79250E91" w14:textId="77777777" w:rsidR="00B1036A" w:rsidRPr="00B1036A" w:rsidRDefault="00B1036A" w:rsidP="00B10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03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AI Platform Team</w:t>
            </w:r>
          </w:p>
        </w:tc>
      </w:tr>
    </w:tbl>
    <w:p w14:paraId="5B755BCB" w14:textId="77777777" w:rsidR="00B1036A" w:rsidRPr="007C6876" w:rsidRDefault="00B1036A" w:rsidP="007C687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6A631687" w14:textId="3921960B" w:rsid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88608A0" w14:textId="2905B9CB" w:rsidR="00B1036A" w:rsidRDefault="00B1036A" w:rsidP="007C6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BB56827" w14:textId="77777777" w:rsidR="00B1036A" w:rsidRPr="007C6876" w:rsidRDefault="00B1036A" w:rsidP="007C6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650EF5" w14:textId="77777777" w:rsidR="00B1036A" w:rsidRDefault="00B1036A" w:rsidP="00B1036A">
      <w:pPr>
        <w:tabs>
          <w:tab w:val="left" w:pos="1139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09C336C" w14:textId="77777777" w:rsidR="00B1036A" w:rsidRDefault="00B1036A" w:rsidP="00B1036A">
      <w:pPr>
        <w:tabs>
          <w:tab w:val="left" w:pos="1139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EA72A47" w14:textId="77777777" w:rsidR="00B1036A" w:rsidRDefault="00B1036A" w:rsidP="00B1036A">
      <w:pPr>
        <w:tabs>
          <w:tab w:val="left" w:pos="1139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3185D99" w14:textId="77777777" w:rsidR="00B1036A" w:rsidRDefault="00B1036A" w:rsidP="00B1036A">
      <w:pPr>
        <w:tabs>
          <w:tab w:val="left" w:pos="1139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208292" w14:textId="77777777" w:rsidR="00B1036A" w:rsidRDefault="00B1036A" w:rsidP="00B1036A">
      <w:pPr>
        <w:tabs>
          <w:tab w:val="left" w:pos="1139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9F9F68" w14:textId="5AD1E9FD" w:rsidR="00B1036A" w:rsidRDefault="00B1036A" w:rsidP="007C6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0A79AF" w14:textId="77777777" w:rsidR="00B1036A" w:rsidRDefault="00B1036A" w:rsidP="007C6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B7453DD" w14:textId="77777777" w:rsidR="00C047A7" w:rsidRPr="007C6876" w:rsidRDefault="00C047A7" w:rsidP="007C6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697CF6" w14:textId="77777777" w:rsidR="007C6876" w:rsidRPr="007C6876" w:rsidRDefault="007C6876" w:rsidP="007C6876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52"/>
          <w:szCs w:val="52"/>
          <w:lang w:eastAsia="ru-RU"/>
        </w:rPr>
      </w:pPr>
      <w:r w:rsidRPr="007C6876">
        <w:rPr>
          <w:b/>
          <w:bCs/>
          <w:sz w:val="28"/>
          <w:szCs w:val="28"/>
        </w:rPr>
        <w:t>4.3 Технический долг (если есть)</w:t>
      </w:r>
    </w:p>
    <w:p w14:paraId="48EBD75D" w14:textId="77777777" w:rsidR="007C6876" w:rsidRPr="007C6876" w:rsidRDefault="007C6876" w:rsidP="007C6876"/>
    <w:p w14:paraId="1AB1D724" w14:textId="77777777" w:rsidR="007C6876" w:rsidRPr="007C6876" w:rsidRDefault="007C6876" w:rsidP="007C6876"/>
    <w:p w14:paraId="33973714" w14:textId="77777777" w:rsidR="007C6876" w:rsidRPr="007C6876" w:rsidRDefault="007C6876" w:rsidP="007C6876">
      <w:pPr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sz w:val="52"/>
          <w:szCs w:val="52"/>
          <w:lang w:eastAsia="ru-RU"/>
        </w:rPr>
      </w:pPr>
      <w:bookmarkStart w:id="9" w:name="_Hlk236026874"/>
      <w:r w:rsidRPr="007C6876">
        <w:rPr>
          <w:b/>
          <w:bCs/>
          <w:sz w:val="32"/>
          <w:szCs w:val="32"/>
        </w:rPr>
        <w:t>5. Информационная безопасность</w:t>
      </w:r>
    </w:p>
    <w:bookmarkEnd w:id="9"/>
    <w:p w14:paraId="4B28BA2E" w14:textId="77777777" w:rsidR="007C6876" w:rsidRPr="007C6876" w:rsidRDefault="007C6876" w:rsidP="007C6876"/>
    <w:p w14:paraId="747B4E39" w14:textId="77777777" w:rsidR="007C6876" w:rsidRPr="007C6876" w:rsidRDefault="007C6876" w:rsidP="007C6876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sz w:val="52"/>
          <w:szCs w:val="52"/>
          <w:lang w:eastAsia="ru-RU"/>
        </w:rPr>
      </w:pPr>
      <w:bookmarkStart w:id="10" w:name="_Hlk236026951"/>
      <w:r w:rsidRPr="007C68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5.1 Аутентификация и авторизация пользователей и сервисов</w:t>
      </w:r>
    </w:p>
    <w:bookmarkEnd w:id="10"/>
    <w:p w14:paraId="42764CA8" w14:textId="77777777" w:rsidR="008675F7" w:rsidRDefault="008675F7" w:rsidP="007C6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58DE0E2" w14:textId="77777777" w:rsidR="00710A50" w:rsidRPr="00710A50" w:rsidRDefault="00710A50" w:rsidP="00710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F9080E" w14:textId="154C46AA" w:rsidR="00710A50" w:rsidRPr="00100FCF" w:rsidRDefault="00710A50" w:rsidP="00710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0A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Пользователи</w:t>
      </w:r>
      <w:r w:rsidR="00100F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2B6E5A3" w14:textId="47F6AD0A" w:rsidR="00710A50" w:rsidRPr="00100FCF" w:rsidRDefault="00710A50" w:rsidP="00100FCF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0F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• </w:t>
      </w:r>
      <w:r w:rsidRPr="00710A50">
        <w:rPr>
          <w:rFonts w:ascii="Times New Roman" w:eastAsia="Times New Roman" w:hAnsi="Times New Roman" w:cs="Times New Roman"/>
          <w:sz w:val="24"/>
          <w:szCs w:val="24"/>
          <w:lang w:eastAsia="ru-RU"/>
        </w:rPr>
        <w:t>Аутентификация</w:t>
      </w:r>
      <w:r w:rsidRPr="00100F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Keycloak + </w:t>
      </w:r>
      <w:r w:rsidRPr="00710A5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ЕСА</w:t>
      </w:r>
      <w:r w:rsidRPr="00100F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710A50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корпоративный</w:t>
      </w:r>
      <w:r w:rsidRPr="00100F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Identity Provider, OIDC/OAuth2). </w:t>
      </w:r>
    </w:p>
    <w:p w14:paraId="1D94956E" w14:textId="77777777" w:rsidR="00710A50" w:rsidRPr="00710A50" w:rsidRDefault="00710A50" w:rsidP="00710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0F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710A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взаимодействует с IDP Portal по HTTPS (TLS). После успешной аутентификации </w:t>
      </w:r>
    </w:p>
    <w:p w14:paraId="6835500F" w14:textId="77777777" w:rsidR="00710A50" w:rsidRPr="00710A50" w:rsidRDefault="00710A50" w:rsidP="00710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A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выдаются JWT (ID Token, Access Token) с ролями и вычисленным R-level.</w:t>
      </w:r>
    </w:p>
    <w:p w14:paraId="604D4B01" w14:textId="43640C5F" w:rsidR="00710A50" w:rsidRPr="00710A50" w:rsidRDefault="00710A50" w:rsidP="00100FCF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A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• Хранение учётных записей: Keycloak, синхронизация с HR-системой </w:t>
      </w:r>
    </w:p>
    <w:p w14:paraId="1043535C" w14:textId="342A0B2F" w:rsidR="00710A50" w:rsidRPr="00710A50" w:rsidRDefault="00710A50" w:rsidP="00710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A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банка</w:t>
      </w:r>
    </w:p>
    <w:p w14:paraId="01E1BCC7" w14:textId="77777777" w:rsidR="00710A50" w:rsidRPr="00710A50" w:rsidRDefault="00710A50" w:rsidP="00100FCF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A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• Добавление/изменение: учётные записи создаются автоматически при найме сотрудника </w:t>
      </w:r>
    </w:p>
    <w:p w14:paraId="4C13D54A" w14:textId="77777777" w:rsidR="00710A50" w:rsidRPr="00710A50" w:rsidRDefault="00710A50" w:rsidP="00710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A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(HR → Keycloak). Изменение ролей — через заявку в Service Desk с утверждением </w:t>
      </w:r>
    </w:p>
    <w:p w14:paraId="2FEA5E2A" w14:textId="77777777" w:rsidR="00710A50" w:rsidRPr="00710A50" w:rsidRDefault="00710A50" w:rsidP="00710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A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руководителем подразделения.</w:t>
      </w:r>
    </w:p>
    <w:p w14:paraId="0E466E47" w14:textId="1707B4D7" w:rsidR="00710A50" w:rsidRPr="00710A50" w:rsidRDefault="00710A50" w:rsidP="00100FCF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A50">
        <w:rPr>
          <w:rFonts w:ascii="Times New Roman" w:eastAsia="Times New Roman" w:hAnsi="Times New Roman" w:cs="Times New Roman"/>
          <w:sz w:val="24"/>
          <w:szCs w:val="24"/>
          <w:lang w:eastAsia="ru-RU"/>
        </w:rPr>
        <w:t>• MFA: обязательна для пользователей, выполняющих HITL-операции</w:t>
      </w:r>
    </w:p>
    <w:p w14:paraId="31F24B3D" w14:textId="1DB16490" w:rsidR="00710A50" w:rsidRPr="00710A50" w:rsidRDefault="00710A50" w:rsidP="00100FCF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A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• Авторизация: RBAC — роли маппятся на R-level (R0–R5). </w:t>
      </w:r>
    </w:p>
    <w:p w14:paraId="373D2207" w14:textId="77777777" w:rsidR="00710A50" w:rsidRPr="00710A50" w:rsidRDefault="00710A50" w:rsidP="00710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ED893C" w14:textId="0822303E" w:rsidR="00710A50" w:rsidRPr="00100FCF" w:rsidRDefault="00710A50" w:rsidP="00710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A50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Сервисы</w:t>
      </w:r>
      <w:r w:rsidRPr="00710A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HITL-</w:t>
      </w:r>
      <w:r w:rsidRPr="00710A5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контура</w:t>
      </w:r>
      <w:r w:rsidR="00100F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5B6A39A" w14:textId="77777777" w:rsidR="00710A50" w:rsidRPr="00710A50" w:rsidRDefault="00710A50" w:rsidP="00100FCF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A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• Аутентификация сервисов: взаимная аутентификация (mTLS) между компонентами </w:t>
      </w:r>
    </w:p>
    <w:p w14:paraId="2AAF3EDC" w14:textId="77777777" w:rsidR="00710A50" w:rsidRPr="00100FCF" w:rsidRDefault="00710A50" w:rsidP="00710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0A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корпоративного</w:t>
      </w:r>
      <w:r w:rsidRPr="00100F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10A5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контура</w:t>
      </w:r>
      <w:r w:rsidRPr="00100F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10A50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100F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Kubernetes Service Accounts.</w:t>
      </w:r>
    </w:p>
    <w:p w14:paraId="200B57B0" w14:textId="77777777" w:rsidR="00710A50" w:rsidRPr="00100FCF" w:rsidRDefault="00710A50" w:rsidP="00100FCF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0F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• </w:t>
      </w:r>
      <w:r w:rsidRPr="00710A50">
        <w:rPr>
          <w:rFonts w:ascii="Times New Roman" w:eastAsia="Times New Roman" w:hAnsi="Times New Roman" w:cs="Times New Roman"/>
          <w:sz w:val="24"/>
          <w:szCs w:val="24"/>
          <w:lang w:eastAsia="ru-RU"/>
        </w:rPr>
        <w:t>ТУЗы</w:t>
      </w:r>
      <w:r w:rsidRPr="00100F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(Service Accounts): sa-idp-portal, sa-temporal, sa-policy, sa-workers, sa-kafka. </w:t>
      </w:r>
    </w:p>
    <w:p w14:paraId="6E2FC5A3" w14:textId="77777777" w:rsidR="00710A50" w:rsidRPr="00100FCF" w:rsidRDefault="00710A50" w:rsidP="00710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0F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710A50">
        <w:rPr>
          <w:rFonts w:ascii="Times New Roman" w:eastAsia="Times New Roman" w:hAnsi="Times New Roman" w:cs="Times New Roman"/>
          <w:sz w:val="24"/>
          <w:szCs w:val="24"/>
          <w:lang w:eastAsia="ru-RU"/>
        </w:rPr>
        <w:t>Секреты</w:t>
      </w:r>
      <w:r w:rsidRPr="00100F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10A50">
        <w:rPr>
          <w:rFonts w:ascii="Times New Roman" w:eastAsia="Times New Roman" w:hAnsi="Times New Roman" w:cs="Times New Roman"/>
          <w:sz w:val="24"/>
          <w:szCs w:val="24"/>
          <w:lang w:eastAsia="ru-RU"/>
        </w:rPr>
        <w:t>ТУЗов</w:t>
      </w:r>
      <w:r w:rsidRPr="00100F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10A50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хранятся</w:t>
      </w:r>
      <w:r w:rsidRPr="00100F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10A50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100F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HashiCorp Vault (</w:t>
      </w:r>
      <w:r w:rsidRPr="00710A50">
        <w:rPr>
          <w:rFonts w:ascii="Times New Roman" w:eastAsia="Times New Roman" w:hAnsi="Times New Roman" w:cs="Times New Roman"/>
          <w:sz w:val="24"/>
          <w:szCs w:val="24"/>
          <w:lang w:eastAsia="ru-RU"/>
        </w:rPr>
        <w:t>эфемерные</w:t>
      </w:r>
      <w:r w:rsidRPr="00100F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10A50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токены</w:t>
      </w:r>
      <w:r w:rsidRPr="00100F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TTL-based).</w:t>
      </w:r>
    </w:p>
    <w:p w14:paraId="39BE0217" w14:textId="77777777" w:rsidR="00710A50" w:rsidRPr="00710A50" w:rsidRDefault="00710A50" w:rsidP="00100FCF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A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• Защита каналов передачи данных: все сервисные взаимодействия выполняются по защищённым </w:t>
      </w:r>
    </w:p>
    <w:p w14:paraId="4962FA35" w14:textId="77777777" w:rsidR="00710A50" w:rsidRPr="00710A50" w:rsidRDefault="00710A50" w:rsidP="00710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A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транспортам</w:t>
      </w:r>
      <w:r w:rsidRPr="00100F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(REST/gRPC over mTLS, Kafka over mTLS). </w:t>
      </w:r>
      <w:r w:rsidRPr="00710A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Подключение к PostgreSQL </w:t>
      </w:r>
    </w:p>
    <w:p w14:paraId="75259286" w14:textId="77777777" w:rsidR="00710A50" w:rsidRPr="00710A50" w:rsidRDefault="00710A50" w:rsidP="00710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A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и Observability осуществляется по TLS.</w:t>
      </w:r>
    </w:p>
    <w:p w14:paraId="3D7325A0" w14:textId="77777777" w:rsidR="00710A50" w:rsidRPr="00710A50" w:rsidRDefault="00710A50" w:rsidP="00100FCF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A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• Авторизация HITL-операций: перед выполнением критичных операций Temporal Workflow Engine </w:t>
      </w:r>
    </w:p>
    <w:p w14:paraId="05774A37" w14:textId="77777777" w:rsidR="00710A50" w:rsidRPr="00710A50" w:rsidRDefault="00710A50" w:rsidP="00710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A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обращается в Policy Hook Bus (OPA Rego), который возвращает ALLOW, DENY или ESCALATE </w:t>
      </w:r>
    </w:p>
    <w:p w14:paraId="4C66C059" w14:textId="77777777" w:rsidR="00710A50" w:rsidRPr="00710A50" w:rsidRDefault="00710A50" w:rsidP="00710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A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на основе кодифицированных политик (сумма, скоринг, AML, 152-ФЗ).</w:t>
      </w:r>
    </w:p>
    <w:p w14:paraId="1CEE0228" w14:textId="77777777" w:rsidR="00710A50" w:rsidRPr="00710A50" w:rsidRDefault="00710A50" w:rsidP="00100FCF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A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• Аудит: все HITL-операции журналируются в append-only Audit (PostgreSQL) с сохранением </w:t>
      </w:r>
    </w:p>
    <w:p w14:paraId="71D57A9E" w14:textId="77777777" w:rsidR="00710A50" w:rsidRPr="00100FCF" w:rsidRDefault="00710A50" w:rsidP="00710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0A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100F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Workflow ID, Task ID, Trace ID, Evidence Bundle. Integrity </w:t>
      </w:r>
      <w:r w:rsidRPr="00710A50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обеспечивается</w:t>
      </w:r>
      <w:r w:rsidRPr="00100F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hash-chain </w:t>
      </w:r>
    </w:p>
    <w:p w14:paraId="394C1FBA" w14:textId="25CDE12F" w:rsidR="00710A50" w:rsidRPr="00100FCF" w:rsidRDefault="00710A50" w:rsidP="00710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0F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(SHA-256). Retention: 7 </w:t>
      </w:r>
      <w:r w:rsidRPr="00710A50">
        <w:rPr>
          <w:rFonts w:ascii="Times New Roman" w:eastAsia="Times New Roman" w:hAnsi="Times New Roman" w:cs="Times New Roman"/>
          <w:sz w:val="24"/>
          <w:szCs w:val="24"/>
          <w:lang w:eastAsia="ru-RU"/>
        </w:rPr>
        <w:t>лет</w:t>
      </w:r>
      <w:r w:rsidRPr="00100F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710A50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требование</w:t>
      </w:r>
      <w:r w:rsidRPr="00100F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10A50">
        <w:rPr>
          <w:rFonts w:ascii="Times New Roman" w:eastAsia="Times New Roman" w:hAnsi="Times New Roman" w:cs="Times New Roman"/>
          <w:sz w:val="24"/>
          <w:szCs w:val="24"/>
          <w:lang w:eastAsia="ru-RU"/>
        </w:rPr>
        <w:t>ЦБ</w:t>
      </w:r>
      <w:r w:rsidRPr="00100F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10A50">
        <w:rPr>
          <w:rFonts w:ascii="Times New Roman" w:eastAsia="Times New Roman" w:hAnsi="Times New Roman" w:cs="Times New Roman"/>
          <w:sz w:val="24"/>
          <w:szCs w:val="24"/>
          <w:lang w:eastAsia="ru-RU"/>
        </w:rPr>
        <w:t>РФ</w:t>
      </w:r>
      <w:r w:rsidRPr="00100F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56B72649" w14:textId="77777777" w:rsidR="00710A50" w:rsidRPr="00100FCF" w:rsidRDefault="00710A50" w:rsidP="008675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4CB120B" w14:textId="77777777" w:rsidR="007C6876" w:rsidRPr="007C6876" w:rsidRDefault="007C6876" w:rsidP="007C6876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sz w:val="52"/>
          <w:szCs w:val="52"/>
          <w:lang w:eastAsia="ru-RU"/>
        </w:rPr>
      </w:pPr>
      <w:r w:rsidRPr="007C68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5.2 Доступ к внешним ресурсам и DMZ УКП</w:t>
      </w:r>
    </w:p>
    <w:p w14:paraId="0D801FF1" w14:textId="77777777" w:rsidR="007C6876" w:rsidRPr="007C6876" w:rsidRDefault="007C6876" w:rsidP="007C687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7562244" w14:textId="7C514012" w:rsidR="007C6876" w:rsidRPr="007C6876" w:rsidRDefault="007C6876" w:rsidP="007C6876">
      <w:pPr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44"/>
          <w:szCs w:val="44"/>
          <w:lang w:eastAsia="ru-RU"/>
        </w:rPr>
      </w:pPr>
      <w:r w:rsidRPr="007C687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6. Нефункциональные требования и дополнительная информация</w:t>
      </w:r>
    </w:p>
    <w:bookmarkEnd w:id="2"/>
    <w:p w14:paraId="57695185" w14:textId="0762F075" w:rsidR="007C6876" w:rsidRDefault="007C6876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"/>
        <w:gridCol w:w="2625"/>
        <w:gridCol w:w="6481"/>
      </w:tblGrid>
      <w:tr w:rsidR="002E0CDC" w:rsidRPr="002E0CDC" w14:paraId="6643B85C" w14:textId="77777777" w:rsidTr="002E0CDC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5E31D6E0" w14:textId="77777777" w:rsidR="002E0CDC" w:rsidRPr="002E0CDC" w:rsidRDefault="002E0CDC" w:rsidP="002E0C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0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390D3AD3" w14:textId="77777777" w:rsidR="002E0CDC" w:rsidRPr="002E0CDC" w:rsidRDefault="002E0CDC" w:rsidP="002E0C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0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4B967643" w14:textId="77777777" w:rsidR="002E0CDC" w:rsidRPr="002E0CDC" w:rsidRDefault="002E0CDC" w:rsidP="002E0C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0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 реализации (HITL-акцент)</w:t>
            </w:r>
          </w:p>
        </w:tc>
      </w:tr>
      <w:tr w:rsidR="002E0CDC" w:rsidRPr="002E0CDC" w14:paraId="293822FE" w14:textId="77777777" w:rsidTr="002E0CDC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F04A153" w14:textId="77777777" w:rsidR="002E0CDC" w:rsidRPr="002E0CDC" w:rsidRDefault="002E0CDC" w:rsidP="002E0C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0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FADC950" w14:textId="77777777" w:rsidR="002E0CDC" w:rsidRPr="002E0CDC" w:rsidRDefault="002E0CDC" w:rsidP="002E0C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0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Потребность в закупке лицензий ПО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910EBF0" w14:textId="77777777" w:rsidR="002E0CDC" w:rsidRPr="002E0CDC" w:rsidRDefault="002E0CDC" w:rsidP="002E0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0C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LLM </w:t>
            </w:r>
            <w:r w:rsidRPr="002E0CDC">
              <w:rPr>
                <w:rFonts w:ascii="Times New Roman" w:hAnsi="Times New Roman" w:cs="Times New Roman"/>
                <w:sz w:val="24"/>
                <w:szCs w:val="24"/>
              </w:rPr>
              <w:t>модели</w:t>
            </w:r>
            <w:r w:rsidRPr="002E0C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2E0CDC">
              <w:rPr>
                <w:rFonts w:ascii="Times New Roman" w:hAnsi="Times New Roman" w:cs="Times New Roman"/>
                <w:sz w:val="24"/>
                <w:szCs w:val="24"/>
              </w:rPr>
              <w:t>подписка</w:t>
            </w:r>
            <w:r w:rsidRPr="002E0C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), Postgres Pro, HashiCorp Vault Enterprise. </w:t>
            </w:r>
            <w:r w:rsidRPr="002E0CDC">
              <w:rPr>
                <w:rFonts w:ascii="Times New Roman" w:hAnsi="Times New Roman" w:cs="Times New Roman"/>
                <w:sz w:val="24"/>
                <w:szCs w:val="24"/>
              </w:rPr>
              <w:t>Остальное</w:t>
            </w:r>
            <w:r w:rsidRPr="002E0C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open-source.</w:t>
            </w:r>
          </w:p>
        </w:tc>
      </w:tr>
      <w:tr w:rsidR="002E0CDC" w:rsidRPr="002E0CDC" w14:paraId="340FEB87" w14:textId="77777777" w:rsidTr="002E0CDC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9A324B7" w14:textId="77777777" w:rsidR="002E0CDC" w:rsidRPr="002E0CDC" w:rsidRDefault="002E0CDC" w:rsidP="002E0C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0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2C47465" w14:textId="77777777" w:rsidR="002E0CDC" w:rsidRPr="002E0CDC" w:rsidRDefault="002E0CDC" w:rsidP="002E0C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0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Потребность в закупке/выделении железа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DD373D7" w14:textId="796329A0" w:rsidR="002E0CDC" w:rsidRPr="002E0CDC" w:rsidRDefault="002E0CDC" w:rsidP="002E0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1E37">
              <w:rPr>
                <w:rFonts w:ascii="Times New Roman" w:hAnsi="Times New Roman" w:cs="Times New Roman"/>
                <w:sz w:val="24"/>
                <w:szCs w:val="24"/>
              </w:rPr>
              <w:t>Развертывание в существующем корпоративном Kubernetes-кластере с использованием не менее 3 worker-нод. При отсутствии корпоративного кластера — выделение отдельного Kubernetes-кластера HA (3 control-plane, 3 worker).</w:t>
            </w:r>
          </w:p>
        </w:tc>
      </w:tr>
      <w:tr w:rsidR="002E0CDC" w:rsidRPr="002E0CDC" w14:paraId="37EABDFC" w14:textId="77777777" w:rsidTr="002E0CDC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1CB6D96" w14:textId="77777777" w:rsidR="002E0CDC" w:rsidRPr="002E0CDC" w:rsidRDefault="002E0CDC" w:rsidP="002E0C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0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43801A3" w14:textId="77777777" w:rsidR="002E0CDC" w:rsidRPr="002E0CDC" w:rsidRDefault="002E0CDC" w:rsidP="002E0C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0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Прогноз объёма хранения (старт / через год)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3A3A482" w14:textId="77777777" w:rsidR="002E0CDC" w:rsidRPr="002E0CDC" w:rsidRDefault="002E0CDC" w:rsidP="002E0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0CDC">
              <w:rPr>
                <w:rFonts w:ascii="Times New Roman" w:hAnsi="Times New Roman" w:cs="Times New Roman"/>
                <w:sz w:val="24"/>
                <w:szCs w:val="24"/>
              </w:rPr>
              <w:t xml:space="preserve">Старт (50 сессий/день): Postgres Pro 20 ГБ (включая HITL-decision log </w:t>
            </w:r>
            <w:del w:id="11" w:author="Unknown">
              <w:r w:rsidRPr="002E0CDC">
                <w:rPr>
                  <w:rFonts w:ascii="Times New Roman" w:hAnsi="Times New Roman" w:cs="Times New Roman"/>
                  <w:sz w:val="24"/>
                  <w:szCs w:val="24"/>
                </w:rPr>
                <w:delText>2 ГБ), S3 200 ГБ. Через год (500 сессий/день): Postgres Pro 200 ГБ (активные партиции 12 мес.), S3 2 ТБ (аудит 7 лет + документы). HITL-decision log партицируется по месяцам (</w:delText>
              </w:r>
            </w:del>
            <w:r w:rsidRPr="002E0CDC">
              <w:rPr>
                <w:rFonts w:ascii="Times New Roman" w:hAnsi="Times New Roman" w:cs="Times New Roman"/>
                <w:sz w:val="24"/>
                <w:szCs w:val="24"/>
              </w:rPr>
              <w:t>20 ГБ/год).  Через год объем останется таким же.</w:t>
            </w:r>
          </w:p>
        </w:tc>
      </w:tr>
      <w:tr w:rsidR="002E0CDC" w:rsidRPr="002E0CDC" w14:paraId="2A3EAF68" w14:textId="77777777" w:rsidTr="002E0CDC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3872D36" w14:textId="77777777" w:rsidR="002E0CDC" w:rsidRPr="002E0CDC" w:rsidRDefault="002E0CDC" w:rsidP="002E0C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0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3DE4117" w14:textId="77777777" w:rsidR="002E0CDC" w:rsidRPr="002E0CDC" w:rsidRDefault="002E0CDC" w:rsidP="002E0C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0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Требования по нагрузке (в пике и среднее)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73EC57" w14:textId="77777777" w:rsidR="002E0CDC" w:rsidRPr="002E0CDC" w:rsidRDefault="002E0CDC" w:rsidP="002E0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0CDC">
              <w:rPr>
                <w:rFonts w:ascii="Times New Roman" w:hAnsi="Times New Roman" w:cs="Times New Roman"/>
                <w:sz w:val="24"/>
                <w:szCs w:val="24"/>
              </w:rPr>
              <w:t>Среднее: 50 одновременных сессий, 500 заявок/день. Пик: 250 одновременных сессий, 2500 заявок/день. HITL-метрики: SLA эскалации &lt;2 мин (P95), время реакции андеррайтера &lt;30 мин (target), P95 LLM inference для explainability &lt;5 сек, batch approval до 100 задач в пакете, Escalation Quality Score &gt;85%.</w:t>
            </w:r>
          </w:p>
        </w:tc>
      </w:tr>
      <w:tr w:rsidR="002E0CDC" w:rsidRPr="002E0CDC" w14:paraId="2AAE8A5E" w14:textId="77777777" w:rsidTr="002E0CDC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1DBEE8A" w14:textId="77777777" w:rsidR="002E0CDC" w:rsidRPr="002E0CDC" w:rsidRDefault="002E0CDC" w:rsidP="002E0C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0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D5B0218" w14:textId="77777777" w:rsidR="002E0CDC" w:rsidRPr="002E0CDC" w:rsidRDefault="002E0CDC" w:rsidP="002E0C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0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Архивирование данных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76C2405" w14:textId="77777777" w:rsidR="002E0CDC" w:rsidRPr="002E0CDC" w:rsidRDefault="002E0CDC" w:rsidP="002E0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0CDC">
              <w:rPr>
                <w:rFonts w:ascii="Times New Roman" w:hAnsi="Times New Roman" w:cs="Times New Roman"/>
                <w:sz w:val="24"/>
                <w:szCs w:val="24"/>
              </w:rPr>
              <w:t>Append-only audit (PostgreSQL): ежедневная ротация, партицирование по месяцам, архивация партиций старше 12 мес. в S3 с Object Lock (WORM) на 7 лет. HITL-decision log — отдельная партицируемая таблица. Бэкапы Postgres Pro: ежедневно, хранение 30 дней, retention audit-архива 7 лет (ЦБ РФ).</w:t>
            </w:r>
          </w:p>
        </w:tc>
      </w:tr>
      <w:tr w:rsidR="002E0CDC" w:rsidRPr="002E0CDC" w14:paraId="57E26E0E" w14:textId="77777777" w:rsidTr="002E0CDC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4FEF49F" w14:textId="77777777" w:rsidR="002E0CDC" w:rsidRPr="002E0CDC" w:rsidRDefault="002E0CDC" w:rsidP="002E0C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0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FB1B47" w14:textId="77777777" w:rsidR="002E0CDC" w:rsidRPr="002E0CDC" w:rsidRDefault="002E0CDC" w:rsidP="002E0C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0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Наличие данных в БД, требующих обезлички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3525062" w14:textId="77777777" w:rsidR="002E0CDC" w:rsidRPr="002E0CDC" w:rsidRDefault="002E0CDC" w:rsidP="002E0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0CDC">
              <w:rPr>
                <w:rFonts w:ascii="Times New Roman" w:hAnsi="Times New Roman" w:cs="Times New Roman"/>
                <w:sz w:val="24"/>
                <w:szCs w:val="24"/>
              </w:rPr>
              <w:t>ПДН (паспорта, СНИЛС, телефоны) обрабатываются в контуре РФ. HITL-UI отображает ПДН только после step-up auth (MFA повтор). Маскирование (**** ******) применяется Policy Hook Bus до записи в лог и возврата в UI. Audit log не содержит ПДН в открытом виде. HITL-скриншоты UI хранятся с шифрованием AES-256.</w:t>
            </w:r>
          </w:p>
        </w:tc>
      </w:tr>
      <w:tr w:rsidR="002E0CDC" w:rsidRPr="002E0CDC" w14:paraId="0CE8F04F" w14:textId="77777777" w:rsidTr="002E0CDC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4A5009B" w14:textId="77777777" w:rsidR="002E0CDC" w:rsidRPr="002E0CDC" w:rsidRDefault="002E0CDC" w:rsidP="002E0C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0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14F4E6" w14:textId="77777777" w:rsidR="002E0CDC" w:rsidRPr="002E0CDC" w:rsidRDefault="002E0CDC" w:rsidP="002E0C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0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Другие требования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4041D67" w14:textId="77777777" w:rsidR="002E0CDC" w:rsidRPr="002E0CDC" w:rsidRDefault="002E0CDC" w:rsidP="002E0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0C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Compliance: 152-</w:t>
            </w:r>
            <w:r w:rsidRPr="002E0CDC">
              <w:rPr>
                <w:rFonts w:ascii="Times New Roman" w:hAnsi="Times New Roman" w:cs="Times New Roman"/>
                <w:sz w:val="24"/>
                <w:szCs w:val="24"/>
              </w:rPr>
              <w:t>ФЗ</w:t>
            </w:r>
            <w:r w:rsidRPr="002E0C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2E0CDC">
              <w:rPr>
                <w:rFonts w:ascii="Times New Roman" w:hAnsi="Times New Roman" w:cs="Times New Roman"/>
                <w:sz w:val="24"/>
                <w:szCs w:val="24"/>
              </w:rPr>
              <w:t>ЦБ</w:t>
            </w:r>
            <w:r w:rsidRPr="002E0C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E0CDC">
              <w:rPr>
                <w:rFonts w:ascii="Times New Roman" w:hAnsi="Times New Roman" w:cs="Times New Roman"/>
                <w:sz w:val="24"/>
                <w:szCs w:val="24"/>
              </w:rPr>
              <w:t>РФ</w:t>
            </w:r>
            <w:r w:rsidRPr="002E0C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(7 </w:t>
            </w:r>
            <w:r w:rsidRPr="002E0CDC">
              <w:rPr>
                <w:rFonts w:ascii="Times New Roman" w:hAnsi="Times New Roman" w:cs="Times New Roman"/>
                <w:sz w:val="24"/>
                <w:szCs w:val="24"/>
              </w:rPr>
              <w:t>лет</w:t>
            </w:r>
            <w:r w:rsidRPr="002E0C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audit), </w:t>
            </w:r>
            <w:r w:rsidRPr="002E0CDC">
              <w:rPr>
                <w:rFonts w:ascii="Times New Roman" w:hAnsi="Times New Roman" w:cs="Times New Roman"/>
                <w:sz w:val="24"/>
                <w:szCs w:val="24"/>
              </w:rPr>
              <w:t>ФСТЭК</w:t>
            </w:r>
            <w:r w:rsidRPr="002E0C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2E0CDC">
              <w:rPr>
                <w:rFonts w:ascii="Times New Roman" w:hAnsi="Times New Roman" w:cs="Times New Roman"/>
                <w:sz w:val="24"/>
                <w:szCs w:val="24"/>
              </w:rPr>
              <w:t>КИИ</w:t>
            </w:r>
            <w:r w:rsidRPr="002E0C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), OWASP API Top 10. </w:t>
            </w:r>
            <w:r w:rsidRPr="002E0CDC">
              <w:rPr>
                <w:rFonts w:ascii="Times New Roman" w:hAnsi="Times New Roman" w:cs="Times New Roman"/>
                <w:sz w:val="24"/>
                <w:szCs w:val="24"/>
              </w:rPr>
              <w:t>Доступность</w:t>
            </w:r>
            <w:r w:rsidRPr="002E0C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HITL-UI 99.9% (active-active), RTO 1</w:t>
            </w:r>
            <w:r w:rsidRPr="002E0CDC">
              <w:rPr>
                <w:rFonts w:ascii="Times New Roman" w:hAnsi="Times New Roman" w:cs="Times New Roman"/>
                <w:sz w:val="24"/>
                <w:szCs w:val="24"/>
              </w:rPr>
              <w:t>ч</w:t>
            </w:r>
            <w:r w:rsidRPr="002E0C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RPO 5</w:t>
            </w:r>
            <w:r w:rsidRPr="002E0CDC">
              <w:rPr>
                <w:rFonts w:ascii="Times New Roman" w:hAnsi="Times New Roman" w:cs="Times New Roman"/>
                <w:sz w:val="24"/>
                <w:szCs w:val="24"/>
              </w:rPr>
              <w:t>мин</w:t>
            </w:r>
            <w:r w:rsidRPr="002E0C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 w:rsidRPr="002E0CDC">
              <w:rPr>
                <w:rFonts w:ascii="Times New Roman" w:hAnsi="Times New Roman" w:cs="Times New Roman"/>
                <w:sz w:val="24"/>
                <w:szCs w:val="24"/>
              </w:rPr>
              <w:t>Интеграция</w:t>
            </w:r>
            <w:r w:rsidRPr="002E0C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E0CDC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2E0C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E0CDC">
              <w:rPr>
                <w:rFonts w:ascii="Times New Roman" w:hAnsi="Times New Roman" w:cs="Times New Roman"/>
                <w:sz w:val="24"/>
                <w:szCs w:val="24"/>
              </w:rPr>
              <w:t>ЕСА</w:t>
            </w:r>
            <w:r w:rsidRPr="002E0C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SberID (</w:t>
            </w:r>
            <w:r w:rsidRPr="002E0CDC">
              <w:rPr>
                <w:rFonts w:ascii="Times New Roman" w:hAnsi="Times New Roman" w:cs="Times New Roman"/>
                <w:sz w:val="24"/>
                <w:szCs w:val="24"/>
              </w:rPr>
              <w:t>обязательно</w:t>
            </w:r>
            <w:r w:rsidRPr="002E0C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). </w:t>
            </w:r>
            <w:r w:rsidRPr="002E0CDC">
              <w:rPr>
                <w:rFonts w:ascii="Times New Roman" w:hAnsi="Times New Roman" w:cs="Times New Roman"/>
                <w:sz w:val="24"/>
                <w:szCs w:val="24"/>
              </w:rPr>
              <w:t xml:space="preserve">Цифровая подпись решений (КЭП/НЭП андеррайтера) — обязательно для юридической значимости финансовых решений. </w:t>
            </w:r>
          </w:p>
        </w:tc>
      </w:tr>
    </w:tbl>
    <w:p w14:paraId="79AF7F3C" w14:textId="5CB10C9E" w:rsidR="002E0CDC" w:rsidRDefault="002E0CDC"/>
    <w:p w14:paraId="14598506" w14:textId="77777777" w:rsidR="005E5957" w:rsidRPr="007C6876" w:rsidRDefault="005E5957" w:rsidP="005E5957">
      <w:pPr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48"/>
          <w:szCs w:val="48"/>
          <w:lang w:eastAsia="ru-RU"/>
        </w:rPr>
      </w:pPr>
      <w:r w:rsidRPr="007C6876">
        <w:rPr>
          <w:b/>
          <w:bCs/>
          <w:sz w:val="32"/>
          <w:szCs w:val="32"/>
        </w:rPr>
        <w:t>7. Открытые вопросы (</w:t>
      </w:r>
      <w:r w:rsidRPr="007C6876">
        <w:t>НЕОБЯЗАТЕЛЬНО</w:t>
      </w:r>
      <w:r w:rsidRPr="007C6876">
        <w:rPr>
          <w:b/>
          <w:bCs/>
          <w:sz w:val="32"/>
          <w:szCs w:val="32"/>
        </w:rPr>
        <w:t>)</w:t>
      </w:r>
    </w:p>
    <w:p w14:paraId="4951052E" w14:textId="77777777" w:rsidR="005E5957" w:rsidRPr="007C6876" w:rsidRDefault="005E5957" w:rsidP="00E51E37">
      <w:pPr>
        <w:jc w:val="right"/>
      </w:pPr>
    </w:p>
    <w:p w14:paraId="444092EC" w14:textId="26915840" w:rsidR="005E5957" w:rsidRPr="007C6876" w:rsidRDefault="005E5957" w:rsidP="005E5957">
      <w:pPr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48"/>
          <w:szCs w:val="48"/>
          <w:lang w:eastAsia="ru-RU"/>
        </w:rPr>
      </w:pPr>
      <w:r w:rsidRPr="007C6876">
        <w:rPr>
          <w:b/>
          <w:bCs/>
          <w:sz w:val="32"/>
          <w:szCs w:val="32"/>
        </w:rPr>
        <w:t>8. Исходники (</w:t>
      </w:r>
      <w:r w:rsidRPr="007C6876">
        <w:t>НЕОБЯЗАТЕЛЬНО</w:t>
      </w:r>
      <w:r w:rsidR="00E51E37">
        <w:rPr>
          <w:b/>
          <w:bCs/>
          <w:sz w:val="32"/>
          <w:szCs w:val="32"/>
        </w:rPr>
        <w:t>)</w:t>
      </w:r>
    </w:p>
    <w:p w14:paraId="63D1D099" w14:textId="77777777" w:rsidR="005E5957" w:rsidRDefault="005E5957"/>
    <w:sectPr w:rsidR="005E59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D91811"/>
    <w:multiLevelType w:val="multilevel"/>
    <w:tmpl w:val="F1585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10B41"/>
    <w:multiLevelType w:val="multilevel"/>
    <w:tmpl w:val="C376F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724831"/>
    <w:multiLevelType w:val="multilevel"/>
    <w:tmpl w:val="6498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F35E15"/>
    <w:multiLevelType w:val="multilevel"/>
    <w:tmpl w:val="2606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6BA5"/>
    <w:multiLevelType w:val="multilevel"/>
    <w:tmpl w:val="D46A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15BDA"/>
    <w:multiLevelType w:val="multilevel"/>
    <w:tmpl w:val="0466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66537"/>
    <w:multiLevelType w:val="multilevel"/>
    <w:tmpl w:val="58EA8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7E190C"/>
    <w:multiLevelType w:val="hybridMultilevel"/>
    <w:tmpl w:val="17D83E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8AA2CD9"/>
    <w:multiLevelType w:val="multilevel"/>
    <w:tmpl w:val="636E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6C6F1A"/>
    <w:multiLevelType w:val="multilevel"/>
    <w:tmpl w:val="02C8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A47642"/>
    <w:multiLevelType w:val="multilevel"/>
    <w:tmpl w:val="238E5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43004E"/>
    <w:multiLevelType w:val="multilevel"/>
    <w:tmpl w:val="D262B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2E45AC"/>
    <w:multiLevelType w:val="multilevel"/>
    <w:tmpl w:val="59EE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67752C"/>
    <w:multiLevelType w:val="multilevel"/>
    <w:tmpl w:val="DAC68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775DF7"/>
    <w:multiLevelType w:val="multilevel"/>
    <w:tmpl w:val="3F703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1C3C7D"/>
    <w:multiLevelType w:val="multilevel"/>
    <w:tmpl w:val="92D22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537D22"/>
    <w:multiLevelType w:val="multilevel"/>
    <w:tmpl w:val="B8401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223ED3"/>
    <w:multiLevelType w:val="multilevel"/>
    <w:tmpl w:val="C9B83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2F60C2"/>
    <w:multiLevelType w:val="multilevel"/>
    <w:tmpl w:val="79EA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7B44F6"/>
    <w:multiLevelType w:val="multilevel"/>
    <w:tmpl w:val="AFB8A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9E57E1"/>
    <w:multiLevelType w:val="multilevel"/>
    <w:tmpl w:val="2EF01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2236E0"/>
    <w:multiLevelType w:val="multilevel"/>
    <w:tmpl w:val="B89CB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EF599B"/>
    <w:multiLevelType w:val="multilevel"/>
    <w:tmpl w:val="AA5C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665BB5"/>
    <w:multiLevelType w:val="multilevel"/>
    <w:tmpl w:val="07FE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CC75A1"/>
    <w:multiLevelType w:val="multilevel"/>
    <w:tmpl w:val="E834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1863B6"/>
    <w:multiLevelType w:val="multilevel"/>
    <w:tmpl w:val="1E3E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4D30A4"/>
    <w:multiLevelType w:val="multilevel"/>
    <w:tmpl w:val="6E16D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2623BD"/>
    <w:multiLevelType w:val="multilevel"/>
    <w:tmpl w:val="89CE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B6277A"/>
    <w:multiLevelType w:val="multilevel"/>
    <w:tmpl w:val="5EA8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2371D6"/>
    <w:multiLevelType w:val="multilevel"/>
    <w:tmpl w:val="0150A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832F60"/>
    <w:multiLevelType w:val="multilevel"/>
    <w:tmpl w:val="5204C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062CF9"/>
    <w:multiLevelType w:val="multilevel"/>
    <w:tmpl w:val="04B2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8C3316"/>
    <w:multiLevelType w:val="multilevel"/>
    <w:tmpl w:val="00AA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A4518B"/>
    <w:multiLevelType w:val="multilevel"/>
    <w:tmpl w:val="051C6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CA3EB2"/>
    <w:multiLevelType w:val="multilevel"/>
    <w:tmpl w:val="06647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673B6B"/>
    <w:multiLevelType w:val="multilevel"/>
    <w:tmpl w:val="7CEC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EA40D1"/>
    <w:multiLevelType w:val="multilevel"/>
    <w:tmpl w:val="82EC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35"/>
  </w:num>
  <w:num w:numId="3">
    <w:abstractNumId w:val="3"/>
  </w:num>
  <w:num w:numId="4">
    <w:abstractNumId w:val="31"/>
  </w:num>
  <w:num w:numId="5">
    <w:abstractNumId w:val="7"/>
  </w:num>
  <w:num w:numId="6">
    <w:abstractNumId w:val="17"/>
  </w:num>
  <w:num w:numId="7">
    <w:abstractNumId w:val="29"/>
  </w:num>
  <w:num w:numId="8">
    <w:abstractNumId w:val="8"/>
  </w:num>
  <w:num w:numId="9">
    <w:abstractNumId w:val="22"/>
  </w:num>
  <w:num w:numId="10">
    <w:abstractNumId w:val="20"/>
  </w:num>
  <w:num w:numId="11">
    <w:abstractNumId w:val="26"/>
  </w:num>
  <w:num w:numId="12">
    <w:abstractNumId w:val="14"/>
  </w:num>
  <w:num w:numId="13">
    <w:abstractNumId w:val="19"/>
  </w:num>
  <w:num w:numId="14">
    <w:abstractNumId w:val="0"/>
  </w:num>
  <w:num w:numId="15">
    <w:abstractNumId w:val="10"/>
  </w:num>
  <w:num w:numId="16">
    <w:abstractNumId w:val="11"/>
  </w:num>
  <w:num w:numId="17">
    <w:abstractNumId w:val="5"/>
  </w:num>
  <w:num w:numId="18">
    <w:abstractNumId w:val="32"/>
  </w:num>
  <w:num w:numId="19">
    <w:abstractNumId w:val="18"/>
  </w:num>
  <w:num w:numId="20">
    <w:abstractNumId w:val="4"/>
  </w:num>
  <w:num w:numId="21">
    <w:abstractNumId w:val="9"/>
  </w:num>
  <w:num w:numId="22">
    <w:abstractNumId w:val="23"/>
  </w:num>
  <w:num w:numId="23">
    <w:abstractNumId w:val="24"/>
  </w:num>
  <w:num w:numId="24">
    <w:abstractNumId w:val="28"/>
  </w:num>
  <w:num w:numId="25">
    <w:abstractNumId w:val="36"/>
  </w:num>
  <w:num w:numId="26">
    <w:abstractNumId w:val="34"/>
  </w:num>
  <w:num w:numId="27">
    <w:abstractNumId w:val="15"/>
  </w:num>
  <w:num w:numId="28">
    <w:abstractNumId w:val="21"/>
  </w:num>
  <w:num w:numId="29">
    <w:abstractNumId w:val="30"/>
  </w:num>
  <w:num w:numId="30">
    <w:abstractNumId w:val="6"/>
  </w:num>
  <w:num w:numId="31">
    <w:abstractNumId w:val="1"/>
  </w:num>
  <w:num w:numId="32">
    <w:abstractNumId w:val="16"/>
  </w:num>
  <w:num w:numId="33">
    <w:abstractNumId w:val="33"/>
  </w:num>
  <w:num w:numId="34">
    <w:abstractNumId w:val="13"/>
  </w:num>
  <w:num w:numId="35">
    <w:abstractNumId w:val="2"/>
  </w:num>
  <w:num w:numId="36">
    <w:abstractNumId w:val="12"/>
  </w:num>
  <w:num w:numId="3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876"/>
    <w:rsid w:val="0005072C"/>
    <w:rsid w:val="000626F4"/>
    <w:rsid w:val="000A1B1F"/>
    <w:rsid w:val="00100FCF"/>
    <w:rsid w:val="0012743B"/>
    <w:rsid w:val="00162932"/>
    <w:rsid w:val="00171544"/>
    <w:rsid w:val="001A2D06"/>
    <w:rsid w:val="001B3CA1"/>
    <w:rsid w:val="001B70F4"/>
    <w:rsid w:val="001D4798"/>
    <w:rsid w:val="002D7602"/>
    <w:rsid w:val="002E0CDC"/>
    <w:rsid w:val="00362DF2"/>
    <w:rsid w:val="003B6C04"/>
    <w:rsid w:val="003F50C5"/>
    <w:rsid w:val="00426392"/>
    <w:rsid w:val="004766B6"/>
    <w:rsid w:val="004E59E4"/>
    <w:rsid w:val="004E6947"/>
    <w:rsid w:val="0055673E"/>
    <w:rsid w:val="005E5957"/>
    <w:rsid w:val="00616EE7"/>
    <w:rsid w:val="006A5DB0"/>
    <w:rsid w:val="006C19E8"/>
    <w:rsid w:val="006F3752"/>
    <w:rsid w:val="00706D2A"/>
    <w:rsid w:val="00710A50"/>
    <w:rsid w:val="007514B9"/>
    <w:rsid w:val="0075653D"/>
    <w:rsid w:val="007744CA"/>
    <w:rsid w:val="007C6876"/>
    <w:rsid w:val="007E7709"/>
    <w:rsid w:val="008675F7"/>
    <w:rsid w:val="008F0092"/>
    <w:rsid w:val="009627E0"/>
    <w:rsid w:val="00A057A5"/>
    <w:rsid w:val="00A47EE4"/>
    <w:rsid w:val="00A95618"/>
    <w:rsid w:val="00B01C2E"/>
    <w:rsid w:val="00B1036A"/>
    <w:rsid w:val="00B85665"/>
    <w:rsid w:val="00BB6685"/>
    <w:rsid w:val="00BF3F0B"/>
    <w:rsid w:val="00C047A7"/>
    <w:rsid w:val="00C11474"/>
    <w:rsid w:val="00C874F5"/>
    <w:rsid w:val="00CC23D5"/>
    <w:rsid w:val="00CC62CE"/>
    <w:rsid w:val="00D64E09"/>
    <w:rsid w:val="00E11B32"/>
    <w:rsid w:val="00E20E18"/>
    <w:rsid w:val="00E51E37"/>
    <w:rsid w:val="00EF7A4E"/>
    <w:rsid w:val="00F77C41"/>
    <w:rsid w:val="00FC39D0"/>
    <w:rsid w:val="00FE6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3C249"/>
  <w15:chartTrackingRefBased/>
  <w15:docId w15:val="{8076554D-0434-4F47-9CBF-28111460A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Нет списка1"/>
    <w:next w:val="a2"/>
    <w:uiPriority w:val="99"/>
    <w:semiHidden/>
    <w:unhideWhenUsed/>
    <w:rsid w:val="007C6876"/>
  </w:style>
  <w:style w:type="paragraph" w:styleId="a3">
    <w:name w:val="Balloon Text"/>
    <w:basedOn w:val="a"/>
    <w:link w:val="a4"/>
    <w:uiPriority w:val="99"/>
    <w:semiHidden/>
    <w:unhideWhenUsed/>
    <w:rsid w:val="007C68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C6876"/>
    <w:rPr>
      <w:rFonts w:ascii="Segoe UI" w:hAnsi="Segoe UI" w:cs="Segoe UI"/>
      <w:sz w:val="18"/>
      <w:szCs w:val="18"/>
    </w:rPr>
  </w:style>
  <w:style w:type="character" w:styleId="a5">
    <w:name w:val="annotation reference"/>
    <w:basedOn w:val="a0"/>
    <w:uiPriority w:val="99"/>
    <w:semiHidden/>
    <w:unhideWhenUsed/>
    <w:rsid w:val="007C6876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7C6876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7C6876"/>
    <w:rPr>
      <w:sz w:val="20"/>
      <w:szCs w:val="20"/>
    </w:rPr>
  </w:style>
  <w:style w:type="paragraph" w:styleId="a8">
    <w:name w:val="List Paragraph"/>
    <w:basedOn w:val="a"/>
    <w:uiPriority w:val="34"/>
    <w:qFormat/>
    <w:rsid w:val="007C6876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7C6876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7C68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72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52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68758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64905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1830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9064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16254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0834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0009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4432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5634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90228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1766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8072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38363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3129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3387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10066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8822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51931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6092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3116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6526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1583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4044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00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510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04378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32614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58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1344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8852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547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21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73167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401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817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6623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2224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9860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40247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70828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9110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94123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5059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03614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3926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298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93511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16884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43354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8751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9240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686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9055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33319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2389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048524">
          <w:marLeft w:val="0"/>
          <w:marRight w:val="0"/>
          <w:marTop w:val="0"/>
          <w:marBottom w:val="0"/>
          <w:divBdr>
            <w:top w:val="single" w:sz="12" w:space="0" w:color="E1E3EA"/>
            <w:left w:val="single" w:sz="12" w:space="0" w:color="E1E3EA"/>
            <w:bottom w:val="single" w:sz="12" w:space="0" w:color="E1E3EA"/>
            <w:right w:val="single" w:sz="12" w:space="0" w:color="E1E3EA"/>
          </w:divBdr>
          <w:divsChild>
            <w:div w:id="3871938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09920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8479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61067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9357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3626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50209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0137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9095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0536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943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8653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450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7603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3947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54392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7593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32848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62020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59423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5606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5937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0232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06887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1152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9820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851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63961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07433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6688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3239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989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803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55980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14400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46754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21908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52033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7997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9766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2502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7391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8179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767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F71F3A-D174-4C9D-A6FA-71CCD31421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3218</Words>
  <Characters>18345</Characters>
  <Application>Microsoft Office Word</Application>
  <DocSecurity>0</DocSecurity>
  <Lines>152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Ilia G</dc:creator>
  <cp:keywords/>
  <dc:description/>
  <cp:lastModifiedBy>Ilia G</cp:lastModifiedBy>
  <cp:revision>2</cp:revision>
  <dcterms:created xsi:type="dcterms:W3CDTF">2026-07-27T16:10:00Z</dcterms:created>
  <dcterms:modified xsi:type="dcterms:W3CDTF">2026-07-27T16:10:00Z</dcterms:modified>
</cp:coreProperties>
</file>